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6AEC" w:rsidRPr="00B76842" w:rsidRDefault="008D32C9" w:rsidP="00214CEF">
      <w:pPr>
        <w:pStyle w:val="En-tte"/>
        <w:jc w:val="both"/>
      </w:pPr>
      <w:bookmarkStart w:id="0" w:name="_Hlk482794837"/>
      <w:bookmarkEnd w:id="0"/>
      <w:r w:rsidRPr="00B76842">
        <w:tab/>
        <w:t xml:space="preserve">                                                                                                                                                                                                        </w:t>
      </w:r>
      <w:r w:rsidR="004C0F7C" w:rsidRPr="00B76842">
        <w:t xml:space="preserve"> </w:t>
      </w:r>
      <w:r w:rsidR="008F6969" w:rsidRPr="00B76842">
        <w:t xml:space="preserve">CHANCEREL Nicolas  </w:t>
      </w:r>
      <w:r w:rsidR="007F6AEC" w:rsidRPr="00B76842">
        <w:tab/>
        <w:t xml:space="preserve">                                                  </w:t>
      </w:r>
      <w:r w:rsidR="00214CEF" w:rsidRPr="00B76842">
        <w:tab/>
        <w:t xml:space="preserve"> Session</w:t>
      </w:r>
      <w:r w:rsidR="007F6AEC" w:rsidRPr="00B76842">
        <w:t xml:space="preserve"> 2017</w:t>
      </w:r>
    </w:p>
    <w:p w:rsidR="007F6AEC" w:rsidRPr="00B76842" w:rsidRDefault="007F6AEC" w:rsidP="00214CEF">
      <w:pPr>
        <w:jc w:val="both"/>
        <w:rPr>
          <w:sz w:val="16"/>
          <w:szCs w:val="16"/>
        </w:rPr>
      </w:pPr>
    </w:p>
    <w:p w:rsidR="007F6AEC" w:rsidRPr="00B76842" w:rsidRDefault="004D78ED" w:rsidP="00214CEF">
      <w:pPr>
        <w:jc w:val="both"/>
        <w:rPr>
          <w:sz w:val="36"/>
          <w:szCs w:val="36"/>
        </w:rPr>
      </w:pPr>
      <w:r>
        <w:rPr>
          <w:noProof/>
          <w:color w:val="00B050"/>
          <w:sz w:val="36"/>
          <w:szCs w:val="36"/>
          <w:lang w:eastAsia="fr-FR"/>
        </w:rPr>
        <w:pict>
          <v:line id="Connecteur droit 3" o:spid="_x0000_s1026" style="position:absolute;left:0;text-align:left;z-index:251652608;visibility:visible;mso-position-horizontal:left;mso-position-horizontal-relative:margin;mso-width-relative:margin;mso-height-relative:margin" from="0,24.5pt" to="452.2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" strokecolor="#00b050" strokeweight="1.5pt">
            <v:stroke endcap="round"/>
            <w10:wrap anchorx="margin"/>
          </v:line>
        </w:pict>
      </w:r>
      <w:r w:rsidR="007F6AEC" w:rsidRPr="00B76842">
        <w:rPr>
          <w:sz w:val="36"/>
          <w:szCs w:val="36"/>
        </w:rPr>
        <w:t>Projet BTS SN | Accès Sécurisé Transgerbeur</w:t>
      </w:r>
    </w:p>
    <w:p w:rsidR="005D1DDE" w:rsidRDefault="00F90B63" w:rsidP="00214CEF">
      <w:pPr>
        <w:jc w:val="both"/>
        <w:rPr>
          <w:sz w:val="36"/>
          <w:szCs w:val="36"/>
        </w:rPr>
      </w:pPr>
      <w:r>
        <w:rPr>
          <w:noProof/>
          <w:sz w:val="36"/>
          <w:szCs w:val="36"/>
          <w:lang w:eastAsia="fr-FR"/>
        </w:rPr>
        <w:drawing>
          <wp:anchor distT="0" distB="0" distL="114300" distR="114300" simplePos="0" relativeHeight="251645440" behindDoc="0" locked="0" layoutInCell="1" allowOverlap="1">
            <wp:simplePos x="0" y="0"/>
            <wp:positionH relativeFrom="margin">
              <wp:posOffset>301029</wp:posOffset>
            </wp:positionH>
            <wp:positionV relativeFrom="paragraph">
              <wp:posOffset>334010</wp:posOffset>
            </wp:positionV>
            <wp:extent cx="5142152" cy="1924050"/>
            <wp:effectExtent l="0" t="0" r="1905" b="0"/>
            <wp:wrapNone/>
            <wp:docPr id="22" name="Image 22" descr="C:\Users\nicolas.chancerel\Documents\GitHub\GestionAcces\DOCUMENTATION\IMAGES\LOGO\Logobanni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chancerel\Documents\GitHub\GestionAcces\DOCUMENTATION\IMAGES\LOGO\Logobannier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45841" cy="1925430"/>
                    </a:xfrm>
                    <a:prstGeom prst="rect">
                      <a:avLst/>
                    </a:prstGeom>
                    <a:noFill/>
                    <a:ln>
                      <a:noFill/>
                    </a:ln>
                  </pic:spPr>
                </pic:pic>
              </a:graphicData>
            </a:graphic>
          </wp:anchor>
        </w:drawing>
      </w:r>
    </w:p>
    <w:p w:rsidR="00F90B63" w:rsidRDefault="00F90B63" w:rsidP="00214CEF">
      <w:pPr>
        <w:jc w:val="both"/>
        <w:rPr>
          <w:sz w:val="36"/>
          <w:szCs w:val="36"/>
        </w:rPr>
      </w:pPr>
    </w:p>
    <w:p w:rsidR="00F90B63" w:rsidRDefault="00F90B63" w:rsidP="00214CEF">
      <w:pPr>
        <w:jc w:val="both"/>
        <w:rPr>
          <w:sz w:val="36"/>
          <w:szCs w:val="36"/>
        </w:rPr>
      </w:pPr>
    </w:p>
    <w:p w:rsidR="00F90B63" w:rsidRDefault="00F90B63" w:rsidP="00214CEF">
      <w:pPr>
        <w:jc w:val="both"/>
        <w:rPr>
          <w:sz w:val="36"/>
          <w:szCs w:val="36"/>
        </w:rPr>
      </w:pPr>
    </w:p>
    <w:p w:rsidR="00F90B63" w:rsidRDefault="00F90B63" w:rsidP="00214CEF">
      <w:pPr>
        <w:jc w:val="both"/>
        <w:rPr>
          <w:sz w:val="36"/>
          <w:szCs w:val="36"/>
        </w:rPr>
      </w:pPr>
    </w:p>
    <w:p w:rsidR="00F90B63" w:rsidRDefault="00F90B63" w:rsidP="00214CEF">
      <w:pPr>
        <w:jc w:val="both"/>
        <w:rPr>
          <w:sz w:val="36"/>
          <w:szCs w:val="36"/>
        </w:rPr>
      </w:pPr>
      <w:r w:rsidRPr="00B76842">
        <w:rPr>
          <w:noProof/>
          <w:sz w:val="40"/>
          <w:szCs w:val="40"/>
          <w:lang w:eastAsia="fr-FR"/>
        </w:rPr>
        <w:drawing>
          <wp:anchor distT="0" distB="0" distL="114300" distR="114300" simplePos="0" relativeHeight="251644416" behindDoc="1" locked="0" layoutInCell="1" allowOverlap="1">
            <wp:simplePos x="0" y="0"/>
            <wp:positionH relativeFrom="margin">
              <wp:align>center</wp:align>
            </wp:positionH>
            <wp:positionV relativeFrom="paragraph">
              <wp:posOffset>352425</wp:posOffset>
            </wp:positionV>
            <wp:extent cx="2374265" cy="2021205"/>
            <wp:effectExtent l="0" t="0" r="6985" b="0"/>
            <wp:wrapNone/>
            <wp:docPr id="1" name="Image 1" descr="C:\Users\nicolas.chancerel\Desktop\transgerb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chancerel\Desktop\transgerbeu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4265" cy="2021205"/>
                    </a:xfrm>
                    <a:prstGeom prst="rect">
                      <a:avLst/>
                    </a:prstGeom>
                    <a:noFill/>
                    <a:ln>
                      <a:noFill/>
                    </a:ln>
                  </pic:spPr>
                </pic:pic>
              </a:graphicData>
            </a:graphic>
          </wp:anchor>
        </w:drawing>
      </w:r>
    </w:p>
    <w:p w:rsidR="00F90B63" w:rsidRDefault="00F90B63" w:rsidP="00214CEF">
      <w:pPr>
        <w:jc w:val="both"/>
        <w:rPr>
          <w:sz w:val="36"/>
          <w:szCs w:val="36"/>
        </w:rPr>
      </w:pPr>
    </w:p>
    <w:p w:rsidR="00F90B63" w:rsidRDefault="00F90B63" w:rsidP="00214CEF">
      <w:pPr>
        <w:jc w:val="both"/>
        <w:rPr>
          <w:sz w:val="36"/>
          <w:szCs w:val="36"/>
        </w:rPr>
      </w:pPr>
    </w:p>
    <w:p w:rsidR="00F90B63" w:rsidRPr="00B76842" w:rsidRDefault="00F90B63" w:rsidP="00214CEF">
      <w:pPr>
        <w:jc w:val="both"/>
        <w:rPr>
          <w:sz w:val="36"/>
          <w:szCs w:val="36"/>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center"/>
        <w:rPr>
          <w:rFonts w:ascii="Arial" w:hAnsi="Arial" w:cs="Arial"/>
          <w:color w:val="000000"/>
        </w:rPr>
      </w:pPr>
    </w:p>
    <w:p w:rsidR="005D1DDE" w:rsidRPr="00B76842" w:rsidRDefault="00F90B63" w:rsidP="00214CEF">
      <w:pPr>
        <w:pStyle w:val="NormalWeb"/>
        <w:spacing w:before="0" w:beforeAutospacing="0" w:after="0" w:afterAutospacing="0"/>
        <w:jc w:val="both"/>
        <w:rPr>
          <w:rFonts w:ascii="Arial" w:hAnsi="Arial" w:cs="Arial"/>
          <w:color w:val="000000"/>
        </w:rPr>
      </w:pPr>
      <w:r>
        <w:rPr>
          <w:noProof/>
          <w:sz w:val="40"/>
          <w:szCs w:val="40"/>
        </w:rPr>
        <w:drawing>
          <wp:anchor distT="0" distB="0" distL="114300" distR="114300" simplePos="0" relativeHeight="251646464" behindDoc="0" locked="0" layoutInCell="1" allowOverlap="1">
            <wp:simplePos x="0" y="0"/>
            <wp:positionH relativeFrom="margin">
              <wp:align>center</wp:align>
            </wp:positionH>
            <wp:positionV relativeFrom="paragraph">
              <wp:posOffset>24130</wp:posOffset>
            </wp:positionV>
            <wp:extent cx="3810000" cy="1219200"/>
            <wp:effectExtent l="0" t="0" r="0" b="0"/>
            <wp:wrapNone/>
            <wp:docPr id="40" name="Image 40" descr="C:\Users\nicolas.chancerel\Documents\GitHub\SFL1_Transgerbeur\Documentation\IMAGES\Logo Camp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olas.chancerel\Documents\GitHub\SFL1_Transgerbeur\Documentation\IMAGES\Logo Campu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10000" cy="1219200"/>
                    </a:xfrm>
                    <a:prstGeom prst="rect">
                      <a:avLst/>
                    </a:prstGeom>
                    <a:noFill/>
                    <a:ln>
                      <a:noFill/>
                    </a:ln>
                  </pic:spPr>
                </pic:pic>
              </a:graphicData>
            </a:graphic>
          </wp:anchor>
        </w:drawing>
      </w: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center"/>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ind w:left="284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Theme="majorHAnsi" w:hAnsiTheme="majorHAnsi"/>
          <w:sz w:val="28"/>
          <w:szCs w:val="28"/>
        </w:rPr>
      </w:pPr>
      <w:r w:rsidRPr="00B76842">
        <w:rPr>
          <w:rFonts w:asciiTheme="majorHAnsi" w:hAnsiTheme="majorHAnsi" w:cs="Arial"/>
          <w:color w:val="000000"/>
          <w:sz w:val="28"/>
          <w:szCs w:val="28"/>
        </w:rPr>
        <w:t>Professeur référent : Monsieur HOURDIN (BTS SN)</w:t>
      </w:r>
    </w:p>
    <w:p w:rsidR="005D1DDE" w:rsidRPr="00B76842" w:rsidRDefault="005D1DDE" w:rsidP="00214CEF">
      <w:pPr>
        <w:pStyle w:val="NormalWeb"/>
        <w:spacing w:before="0" w:beforeAutospacing="0" w:after="0" w:afterAutospacing="0"/>
        <w:ind w:left="1416" w:firstLine="708"/>
        <w:jc w:val="both"/>
        <w:rPr>
          <w:rFonts w:asciiTheme="majorHAnsi" w:hAnsiTheme="majorHAnsi"/>
          <w:sz w:val="28"/>
          <w:szCs w:val="28"/>
        </w:rPr>
      </w:pPr>
      <w:r w:rsidRPr="00B76842">
        <w:rPr>
          <w:rFonts w:asciiTheme="majorHAnsi" w:hAnsiTheme="majorHAnsi" w:cs="Arial"/>
          <w:color w:val="000000"/>
          <w:sz w:val="28"/>
          <w:szCs w:val="28"/>
        </w:rPr>
        <w:t xml:space="preserve">        Monsieur GILBERT (BTS Maintenance)</w:t>
      </w:r>
    </w:p>
    <w:p w:rsidR="005D1DDE" w:rsidRPr="00B76842" w:rsidRDefault="004D78ED" w:rsidP="00214CEF">
      <w:pPr>
        <w:jc w:val="both"/>
        <w:rPr>
          <w:sz w:val="40"/>
          <w:szCs w:val="40"/>
        </w:rPr>
      </w:pPr>
      <w:r>
        <w:rPr>
          <w:noProof/>
          <w:color w:val="00B050"/>
          <w:sz w:val="36"/>
          <w:szCs w:val="36"/>
          <w:lang w:eastAsia="fr-FR"/>
        </w:rPr>
        <w:pict>
          <v:line id="Connecteur droit 2" o:spid="_x0000_s1038" style="position:absolute;left:0;text-align:left;z-index:251653632;visibility:visible;mso-position-horizontal:right;mso-position-horizontal-relative:margin;mso-width-relative:margin;mso-height-relative:margin" from="2422.4pt,3.6pt" to="2873.6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" strokecolor="#00b050" strokeweight="1.5pt">
            <v:stroke endcap="round"/>
            <w10:wrap anchorx="margin"/>
          </v:line>
        </w:pict>
      </w:r>
    </w:p>
    <w:p w:rsidR="005D1DDE" w:rsidRPr="00B76842" w:rsidRDefault="005D1DDE" w:rsidP="00214CEF">
      <w:pPr>
        <w:jc w:val="both"/>
        <w:rPr>
          <w:sz w:val="40"/>
          <w:szCs w:val="40"/>
        </w:rPr>
      </w:pPr>
    </w:p>
    <w:p w:rsidR="003A7FA7" w:rsidRPr="00B76842" w:rsidRDefault="00DE7B4D" w:rsidP="00214CEF">
      <w:pPr>
        <w:jc w:val="both"/>
        <w:rPr>
          <w:sz w:val="40"/>
          <w:szCs w:val="40"/>
        </w:rPr>
      </w:pPr>
      <w:r w:rsidRPr="00B76842">
        <w:rPr>
          <w:sz w:val="40"/>
          <w:szCs w:val="40"/>
        </w:rPr>
        <w:br w:type="page"/>
      </w:r>
      <w:r w:rsidRPr="00B76842">
        <w:rPr>
          <w:sz w:val="40"/>
          <w:szCs w:val="40"/>
        </w:rPr>
        <w:lastRenderedPageBreak/>
        <w:t>SOMMAIRE</w:t>
      </w:r>
    </w:p>
    <w:p w:rsidR="003C0ECE" w:rsidRPr="00B76842" w:rsidRDefault="00DE7B4D" w:rsidP="00162053">
      <w:pPr>
        <w:spacing w:line="240" w:lineRule="auto"/>
        <w:jc w:val="both"/>
        <w:rPr>
          <w:sz w:val="24"/>
          <w:szCs w:val="24"/>
          <w:u w:val="dotted"/>
        </w:rPr>
      </w:pPr>
      <w:r w:rsidRPr="00B76842">
        <w:rPr>
          <w:sz w:val="32"/>
          <w:szCs w:val="32"/>
        </w:rPr>
        <w:tab/>
      </w:r>
      <w:r w:rsidR="0097463B" w:rsidRPr="00B76842">
        <w:rPr>
          <w:sz w:val="24"/>
          <w:szCs w:val="24"/>
          <w:u w:val="dotted"/>
        </w:rPr>
        <w:t>PRES</w:t>
      </w:r>
      <w:r w:rsidR="009A369A" w:rsidRPr="00B76842">
        <w:rPr>
          <w:sz w:val="24"/>
          <w:szCs w:val="24"/>
          <w:u w:val="dotted"/>
        </w:rPr>
        <w:t>ENTATION DU PROJET</w:t>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003C0ECE" w:rsidRPr="00B76842">
        <w:rPr>
          <w:sz w:val="24"/>
          <w:szCs w:val="24"/>
          <w:u w:val="dotted"/>
        </w:rPr>
        <w:t>2</w:t>
      </w:r>
    </w:p>
    <w:p w:rsidR="0097463B" w:rsidRPr="00B76842" w:rsidRDefault="0097463B" w:rsidP="00162053">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RESUME</w:t>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00816A0D" w:rsidRPr="00B76842">
        <w:rPr>
          <w:sz w:val="24"/>
          <w:szCs w:val="24"/>
          <w:u w:val="dotted"/>
        </w:rPr>
        <w:tab/>
      </w:r>
      <w:r w:rsidR="00816A0D" w:rsidRPr="00B76842">
        <w:rPr>
          <w:sz w:val="24"/>
          <w:szCs w:val="24"/>
          <w:u w:val="dotted"/>
        </w:rPr>
        <w:tab/>
      </w:r>
      <w:r w:rsidRPr="00B76842">
        <w:rPr>
          <w:sz w:val="24"/>
          <w:szCs w:val="24"/>
          <w:u w:val="dotted"/>
        </w:rPr>
        <w:tab/>
      </w:r>
      <w:r w:rsidR="00816A0D" w:rsidRPr="00B76842">
        <w:rPr>
          <w:sz w:val="24"/>
          <w:szCs w:val="24"/>
          <w:u w:val="dotted"/>
        </w:rPr>
        <w:t>3</w:t>
      </w:r>
    </w:p>
    <w:p w:rsidR="0097463B" w:rsidRPr="00B76842" w:rsidRDefault="0097463B" w:rsidP="00162053">
      <w:pPr>
        <w:spacing w:line="240" w:lineRule="auto"/>
        <w:ind w:left="708" w:firstLine="708"/>
        <w:jc w:val="both"/>
        <w:rPr>
          <w:sz w:val="24"/>
          <w:szCs w:val="24"/>
        </w:rPr>
      </w:pPr>
      <w:r w:rsidRPr="00B76842">
        <w:rPr>
          <w:sz w:val="24"/>
          <w:szCs w:val="24"/>
          <w:u w:val="dotted"/>
        </w:rPr>
        <w:t>ROLE PERSONNEL</w:t>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00816A0D" w:rsidRPr="00B76842">
        <w:rPr>
          <w:sz w:val="24"/>
          <w:szCs w:val="24"/>
          <w:u w:val="dotted"/>
        </w:rPr>
        <w:t>4</w:t>
      </w:r>
    </w:p>
    <w:p w:rsidR="0097463B" w:rsidRPr="00B76842" w:rsidRDefault="003C0ECE" w:rsidP="00162053">
      <w:pPr>
        <w:spacing w:line="240" w:lineRule="auto"/>
        <w:jc w:val="both"/>
        <w:rPr>
          <w:sz w:val="24"/>
          <w:szCs w:val="24"/>
          <w:u w:val="dotted"/>
        </w:rPr>
      </w:pPr>
      <w:r w:rsidRPr="00B76842">
        <w:rPr>
          <w:sz w:val="24"/>
          <w:szCs w:val="24"/>
        </w:rPr>
        <w:tab/>
      </w:r>
      <w:r w:rsidR="00162053" w:rsidRPr="00B76842">
        <w:rPr>
          <w:sz w:val="24"/>
          <w:szCs w:val="24"/>
          <w:u w:val="dotted"/>
        </w:rPr>
        <w:t>SPECIFICATIONS F</w:t>
      </w:r>
      <w:r w:rsidR="0097463B" w:rsidRPr="00B76842">
        <w:rPr>
          <w:sz w:val="24"/>
          <w:szCs w:val="24"/>
          <w:u w:val="dotted"/>
        </w:rPr>
        <w:t>ONCTIONNELLES</w:t>
      </w:r>
      <w:r w:rsidR="0097463B" w:rsidRPr="00B76842">
        <w:rPr>
          <w:sz w:val="24"/>
          <w:szCs w:val="24"/>
          <w:u w:val="dotted"/>
        </w:rPr>
        <w:tab/>
      </w:r>
      <w:r w:rsidR="00816A0D" w:rsidRPr="00B76842">
        <w:rPr>
          <w:sz w:val="24"/>
          <w:szCs w:val="24"/>
          <w:u w:val="dotted"/>
        </w:rPr>
        <w:tab/>
      </w:r>
      <w:r w:rsidR="009A369A" w:rsidRPr="00B76842">
        <w:rPr>
          <w:sz w:val="24"/>
          <w:szCs w:val="24"/>
          <w:u w:val="dotted"/>
        </w:rPr>
        <w:tab/>
      </w:r>
      <w:r w:rsidRPr="00B76842">
        <w:rPr>
          <w:sz w:val="24"/>
          <w:szCs w:val="24"/>
          <w:u w:val="dotted"/>
        </w:rPr>
        <w:tab/>
      </w:r>
      <w:r w:rsidR="00162053" w:rsidRPr="00B76842">
        <w:rPr>
          <w:sz w:val="24"/>
          <w:szCs w:val="24"/>
          <w:u w:val="dotted"/>
        </w:rPr>
        <w:t>4</w:t>
      </w:r>
    </w:p>
    <w:p w:rsidR="0097463B" w:rsidRPr="00B76842" w:rsidRDefault="0097463B" w:rsidP="00162053">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LECTURE D’UN BADGE</w:t>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00816A0D" w:rsidRPr="00B76842">
        <w:rPr>
          <w:sz w:val="24"/>
          <w:szCs w:val="24"/>
          <w:u w:val="dotted"/>
        </w:rPr>
        <w:t>5</w:t>
      </w:r>
    </w:p>
    <w:p w:rsidR="0097463B" w:rsidRPr="00B76842" w:rsidRDefault="0097463B" w:rsidP="00162053">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GESTION D’ACCES</w:t>
      </w:r>
      <w:r w:rsidR="00816A0D" w:rsidRPr="00B76842">
        <w:rPr>
          <w:sz w:val="24"/>
          <w:szCs w:val="24"/>
          <w:u w:val="dotted"/>
        </w:rPr>
        <w:tab/>
      </w:r>
      <w:r w:rsidR="00816A0D" w:rsidRPr="00B76842">
        <w:rPr>
          <w:sz w:val="24"/>
          <w:szCs w:val="24"/>
          <w:u w:val="dotted"/>
        </w:rPr>
        <w:tab/>
      </w:r>
      <w:r w:rsidR="00816A0D" w:rsidRPr="00B76842">
        <w:rPr>
          <w:sz w:val="24"/>
          <w:szCs w:val="24"/>
          <w:u w:val="dotted"/>
        </w:rPr>
        <w:tab/>
      </w:r>
      <w:r w:rsidRPr="00B76842">
        <w:rPr>
          <w:sz w:val="24"/>
          <w:szCs w:val="24"/>
          <w:u w:val="dotted"/>
        </w:rPr>
        <w:tab/>
      </w:r>
      <w:r w:rsidR="00816A0D" w:rsidRPr="00B76842">
        <w:rPr>
          <w:sz w:val="24"/>
          <w:szCs w:val="24"/>
          <w:u w:val="dotted"/>
        </w:rPr>
        <w:t>5</w:t>
      </w:r>
    </w:p>
    <w:p w:rsidR="00816A0D" w:rsidRPr="00B76842" w:rsidRDefault="0097463B" w:rsidP="00816A0D">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VISUALISATION ETAT DE L’ACCES</w:t>
      </w:r>
      <w:r w:rsidRPr="00B76842">
        <w:rPr>
          <w:sz w:val="24"/>
          <w:szCs w:val="24"/>
          <w:u w:val="dotted"/>
        </w:rPr>
        <w:tab/>
      </w:r>
      <w:r w:rsidRPr="00B76842">
        <w:rPr>
          <w:sz w:val="24"/>
          <w:szCs w:val="24"/>
          <w:u w:val="dotted"/>
        </w:rPr>
        <w:tab/>
      </w:r>
      <w:r w:rsidR="00816A0D" w:rsidRPr="00B76842">
        <w:rPr>
          <w:sz w:val="24"/>
          <w:szCs w:val="24"/>
          <w:u w:val="dotted"/>
        </w:rPr>
        <w:t>5</w:t>
      </w:r>
    </w:p>
    <w:p w:rsidR="00816A0D" w:rsidRPr="00B76842" w:rsidRDefault="00816A0D" w:rsidP="00162053">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 xml:space="preserve">CONSULTATION HISTORIQUE </w:t>
      </w:r>
      <w:r w:rsidRPr="00B76842">
        <w:rPr>
          <w:sz w:val="24"/>
          <w:szCs w:val="24"/>
          <w:u w:val="dotted"/>
        </w:rPr>
        <w:tab/>
      </w:r>
      <w:r w:rsidR="009A369A" w:rsidRPr="00B76842">
        <w:rPr>
          <w:sz w:val="24"/>
          <w:szCs w:val="24"/>
          <w:u w:val="dotted"/>
        </w:rPr>
        <w:tab/>
      </w:r>
      <w:r w:rsidRPr="00B76842">
        <w:rPr>
          <w:sz w:val="24"/>
          <w:szCs w:val="24"/>
          <w:u w:val="dotted"/>
        </w:rPr>
        <w:tab/>
        <w:t>6</w:t>
      </w:r>
    </w:p>
    <w:p w:rsidR="00651DD3" w:rsidRPr="00B76842" w:rsidRDefault="0097463B" w:rsidP="00162053">
      <w:pPr>
        <w:spacing w:line="240" w:lineRule="auto"/>
        <w:jc w:val="both"/>
        <w:rPr>
          <w:sz w:val="24"/>
          <w:szCs w:val="24"/>
          <w:u w:val="dotted"/>
        </w:rPr>
      </w:pPr>
      <w:r w:rsidRPr="00B76842">
        <w:rPr>
          <w:sz w:val="24"/>
          <w:szCs w:val="24"/>
        </w:rPr>
        <w:tab/>
      </w:r>
      <w:r w:rsidRPr="00B76842">
        <w:rPr>
          <w:sz w:val="24"/>
          <w:szCs w:val="24"/>
        </w:rPr>
        <w:tab/>
      </w:r>
      <w:r w:rsidR="00651DD3" w:rsidRPr="00B76842">
        <w:rPr>
          <w:sz w:val="24"/>
          <w:szCs w:val="24"/>
          <w:u w:val="dotted"/>
        </w:rPr>
        <w:t xml:space="preserve">CREATION BADGE </w:t>
      </w:r>
      <w:r w:rsidR="00162053" w:rsidRPr="00B76842">
        <w:rPr>
          <w:sz w:val="24"/>
          <w:szCs w:val="24"/>
          <w:u w:val="dotted"/>
        </w:rPr>
        <w:t xml:space="preserve">D’ACCES </w:t>
      </w:r>
      <w:r w:rsidR="00162053" w:rsidRPr="00B76842">
        <w:rPr>
          <w:sz w:val="24"/>
          <w:szCs w:val="24"/>
          <w:u w:val="dotted"/>
        </w:rPr>
        <w:tab/>
      </w:r>
      <w:r w:rsidRPr="00B76842">
        <w:rPr>
          <w:sz w:val="24"/>
          <w:szCs w:val="24"/>
          <w:u w:val="dotted"/>
        </w:rPr>
        <w:tab/>
      </w:r>
      <w:r w:rsidR="009A369A" w:rsidRPr="00B76842">
        <w:rPr>
          <w:sz w:val="24"/>
          <w:szCs w:val="24"/>
          <w:u w:val="dotted"/>
        </w:rPr>
        <w:tab/>
      </w:r>
      <w:r w:rsidR="00816A0D" w:rsidRPr="00B76842">
        <w:rPr>
          <w:sz w:val="24"/>
          <w:szCs w:val="24"/>
          <w:u w:val="dotted"/>
        </w:rPr>
        <w:t>6</w:t>
      </w:r>
    </w:p>
    <w:p w:rsidR="00651DD3" w:rsidRPr="00B76842" w:rsidRDefault="00651DD3" w:rsidP="00162053">
      <w:pPr>
        <w:spacing w:line="240" w:lineRule="auto"/>
        <w:jc w:val="both"/>
        <w:rPr>
          <w:sz w:val="24"/>
          <w:szCs w:val="24"/>
          <w:u w:val="dotted"/>
        </w:rPr>
      </w:pPr>
      <w:r w:rsidRPr="00B76842">
        <w:rPr>
          <w:sz w:val="24"/>
          <w:szCs w:val="24"/>
        </w:rPr>
        <w:tab/>
      </w:r>
      <w:r w:rsidRPr="00B76842">
        <w:rPr>
          <w:sz w:val="24"/>
          <w:szCs w:val="24"/>
        </w:rPr>
        <w:tab/>
      </w:r>
      <w:r w:rsidR="00162053" w:rsidRPr="00B76842">
        <w:rPr>
          <w:sz w:val="24"/>
          <w:szCs w:val="24"/>
          <w:u w:val="dotted"/>
        </w:rPr>
        <w:t>GESTION DES BADGES</w:t>
      </w:r>
      <w:r w:rsidR="00162053" w:rsidRPr="00B76842">
        <w:rPr>
          <w:sz w:val="24"/>
          <w:szCs w:val="24"/>
          <w:u w:val="dotted"/>
        </w:rPr>
        <w:tab/>
      </w:r>
      <w:r w:rsidR="00162053" w:rsidRPr="00B76842">
        <w:rPr>
          <w:sz w:val="24"/>
          <w:szCs w:val="24"/>
          <w:u w:val="dotted"/>
        </w:rPr>
        <w:tab/>
      </w:r>
      <w:r w:rsidRPr="00B76842">
        <w:rPr>
          <w:sz w:val="24"/>
          <w:szCs w:val="24"/>
          <w:u w:val="dotted"/>
        </w:rPr>
        <w:tab/>
      </w:r>
      <w:r w:rsidR="009A369A" w:rsidRPr="00B76842">
        <w:rPr>
          <w:sz w:val="24"/>
          <w:szCs w:val="24"/>
          <w:u w:val="dotted"/>
        </w:rPr>
        <w:tab/>
      </w:r>
      <w:r w:rsidRPr="00B76842">
        <w:rPr>
          <w:sz w:val="24"/>
          <w:szCs w:val="24"/>
          <w:u w:val="dotted"/>
        </w:rPr>
        <w:tab/>
      </w:r>
      <w:r w:rsidR="00816A0D" w:rsidRPr="00B76842">
        <w:rPr>
          <w:sz w:val="24"/>
          <w:szCs w:val="24"/>
          <w:u w:val="dotted"/>
        </w:rPr>
        <w:t>6</w:t>
      </w:r>
    </w:p>
    <w:p w:rsidR="00162053" w:rsidRPr="00B76842" w:rsidRDefault="0094369C" w:rsidP="00162053">
      <w:pPr>
        <w:spacing w:line="240" w:lineRule="auto"/>
        <w:jc w:val="both"/>
        <w:rPr>
          <w:sz w:val="24"/>
          <w:szCs w:val="24"/>
          <w:u w:val="dotted"/>
        </w:rPr>
      </w:pPr>
      <w:r w:rsidRPr="00B76842">
        <w:rPr>
          <w:sz w:val="24"/>
          <w:szCs w:val="24"/>
        </w:rPr>
        <w:tab/>
      </w:r>
      <w:r w:rsidR="00162053" w:rsidRPr="00B76842">
        <w:rPr>
          <w:sz w:val="24"/>
          <w:szCs w:val="24"/>
          <w:u w:val="dotted"/>
        </w:rPr>
        <w:t>SPECIFICATIONS NON FONCTIONNELLES</w:t>
      </w:r>
      <w:r w:rsidR="00162053" w:rsidRPr="00B76842">
        <w:rPr>
          <w:sz w:val="24"/>
          <w:szCs w:val="24"/>
          <w:u w:val="dotted"/>
        </w:rPr>
        <w:tab/>
      </w:r>
      <w:r w:rsidRPr="00B76842">
        <w:rPr>
          <w:sz w:val="24"/>
          <w:szCs w:val="24"/>
          <w:u w:val="dotted"/>
        </w:rPr>
        <w:tab/>
      </w:r>
      <w:r w:rsidR="00816A0D" w:rsidRPr="00B76842">
        <w:rPr>
          <w:sz w:val="24"/>
          <w:szCs w:val="24"/>
          <w:u w:val="dotted"/>
        </w:rPr>
        <w:t>7</w:t>
      </w:r>
    </w:p>
    <w:p w:rsidR="00162053" w:rsidRPr="00B76842" w:rsidRDefault="00162053" w:rsidP="00162053">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CONTRAINTE FINANCIERES</w:t>
      </w:r>
      <w:r w:rsidRPr="00B76842">
        <w:rPr>
          <w:sz w:val="24"/>
          <w:szCs w:val="24"/>
          <w:u w:val="dotted"/>
        </w:rPr>
        <w:tab/>
      </w:r>
      <w:r w:rsidRPr="00B76842">
        <w:rPr>
          <w:sz w:val="24"/>
          <w:szCs w:val="24"/>
          <w:u w:val="dotted"/>
        </w:rPr>
        <w:tab/>
      </w:r>
      <w:r w:rsidRPr="00B76842">
        <w:rPr>
          <w:sz w:val="24"/>
          <w:szCs w:val="24"/>
          <w:u w:val="dotted"/>
        </w:rPr>
        <w:tab/>
      </w:r>
      <w:r w:rsidR="00816A0D" w:rsidRPr="00B76842">
        <w:rPr>
          <w:sz w:val="24"/>
          <w:szCs w:val="24"/>
          <w:u w:val="dotted"/>
        </w:rPr>
        <w:t>7</w:t>
      </w:r>
    </w:p>
    <w:p w:rsidR="00162053" w:rsidRPr="00B76842" w:rsidRDefault="00162053" w:rsidP="00162053">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CONTRAINTE DE DEVELOPPEMENT</w:t>
      </w:r>
      <w:r w:rsidRPr="00B76842">
        <w:rPr>
          <w:sz w:val="24"/>
          <w:szCs w:val="24"/>
          <w:u w:val="dotted"/>
        </w:rPr>
        <w:tab/>
      </w:r>
      <w:r w:rsidR="009A369A" w:rsidRPr="00B76842">
        <w:rPr>
          <w:sz w:val="24"/>
          <w:szCs w:val="24"/>
          <w:u w:val="dotted"/>
        </w:rPr>
        <w:tab/>
      </w:r>
      <w:r w:rsidR="00816A0D" w:rsidRPr="00B76842">
        <w:rPr>
          <w:sz w:val="24"/>
          <w:szCs w:val="24"/>
          <w:u w:val="dotted"/>
        </w:rPr>
        <w:t>7</w:t>
      </w:r>
    </w:p>
    <w:p w:rsidR="0094369C" w:rsidRPr="00B76842" w:rsidRDefault="00162053" w:rsidP="00162053">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CONTRAINTE FIABILITE, SECURITE</w:t>
      </w:r>
      <w:r w:rsidRPr="00B76842">
        <w:rPr>
          <w:sz w:val="24"/>
          <w:szCs w:val="24"/>
          <w:u w:val="dotted"/>
        </w:rPr>
        <w:tab/>
      </w:r>
      <w:r w:rsidRPr="00B76842">
        <w:rPr>
          <w:sz w:val="24"/>
          <w:szCs w:val="24"/>
          <w:u w:val="dotted"/>
        </w:rPr>
        <w:tab/>
      </w:r>
      <w:r w:rsidR="00816A0D" w:rsidRPr="00B76842">
        <w:rPr>
          <w:sz w:val="24"/>
          <w:szCs w:val="24"/>
          <w:u w:val="dotted"/>
        </w:rPr>
        <w:t>7</w:t>
      </w:r>
    </w:p>
    <w:p w:rsidR="00162053" w:rsidRPr="00B76842" w:rsidRDefault="0094369C" w:rsidP="00162053">
      <w:pPr>
        <w:spacing w:line="240" w:lineRule="auto"/>
        <w:jc w:val="both"/>
        <w:rPr>
          <w:sz w:val="24"/>
          <w:szCs w:val="24"/>
          <w:u w:val="dotted"/>
        </w:rPr>
      </w:pPr>
      <w:r w:rsidRPr="00B76842">
        <w:rPr>
          <w:sz w:val="24"/>
          <w:szCs w:val="24"/>
        </w:rPr>
        <w:tab/>
      </w:r>
      <w:r w:rsidR="00162053" w:rsidRPr="00B76842">
        <w:rPr>
          <w:sz w:val="24"/>
          <w:szCs w:val="24"/>
          <w:u w:val="dotted"/>
        </w:rPr>
        <w:t>IHM</w:t>
      </w:r>
      <w:r w:rsidRPr="00B76842">
        <w:rPr>
          <w:sz w:val="24"/>
          <w:szCs w:val="24"/>
          <w:u w:val="dotted"/>
        </w:rPr>
        <w:t xml:space="preserve">   </w:t>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00162053" w:rsidRPr="00B76842">
        <w:rPr>
          <w:sz w:val="24"/>
          <w:szCs w:val="24"/>
          <w:u w:val="dotted"/>
        </w:rPr>
        <w:tab/>
      </w:r>
      <w:r w:rsidR="00162053" w:rsidRPr="00B76842">
        <w:rPr>
          <w:sz w:val="24"/>
          <w:szCs w:val="24"/>
          <w:u w:val="dotted"/>
        </w:rPr>
        <w:tab/>
      </w:r>
      <w:r w:rsidRPr="00B76842">
        <w:rPr>
          <w:sz w:val="24"/>
          <w:szCs w:val="24"/>
          <w:u w:val="dotted"/>
        </w:rPr>
        <w:tab/>
      </w:r>
      <w:r w:rsidR="00816A0D" w:rsidRPr="00B76842">
        <w:rPr>
          <w:sz w:val="24"/>
          <w:szCs w:val="24"/>
          <w:u w:val="dotted"/>
        </w:rPr>
        <w:t>7</w:t>
      </w:r>
    </w:p>
    <w:p w:rsidR="00162053" w:rsidRPr="00B76842" w:rsidRDefault="00162053" w:rsidP="00162053">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ETAT DU SYSTEME</w:t>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00816A0D" w:rsidRPr="00B76842">
        <w:rPr>
          <w:sz w:val="24"/>
          <w:szCs w:val="24"/>
          <w:u w:val="dotted"/>
        </w:rPr>
        <w:t>7</w:t>
      </w:r>
    </w:p>
    <w:p w:rsidR="0094369C" w:rsidRPr="00B76842" w:rsidRDefault="00162053" w:rsidP="00162053">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GESTION DES BADGES</w:t>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00816A0D" w:rsidRPr="00B76842">
        <w:rPr>
          <w:sz w:val="24"/>
          <w:szCs w:val="24"/>
          <w:u w:val="dotted"/>
        </w:rPr>
        <w:t>8</w:t>
      </w:r>
    </w:p>
    <w:p w:rsidR="00816A0D" w:rsidRPr="00B76842" w:rsidRDefault="0094369C" w:rsidP="00816A0D">
      <w:pPr>
        <w:spacing w:line="240" w:lineRule="auto"/>
        <w:jc w:val="both"/>
        <w:rPr>
          <w:sz w:val="24"/>
          <w:szCs w:val="24"/>
          <w:u w:val="dotted"/>
        </w:rPr>
      </w:pPr>
      <w:r w:rsidRPr="00B76842">
        <w:rPr>
          <w:sz w:val="24"/>
          <w:szCs w:val="24"/>
        </w:rPr>
        <w:tab/>
      </w:r>
      <w:r w:rsidR="00816A0D" w:rsidRPr="00B76842">
        <w:rPr>
          <w:sz w:val="24"/>
          <w:szCs w:val="24"/>
          <w:u w:val="dotted"/>
        </w:rPr>
        <w:t xml:space="preserve">Technologies     </w:t>
      </w:r>
      <w:r w:rsidR="00816A0D" w:rsidRPr="00B76842">
        <w:rPr>
          <w:sz w:val="24"/>
          <w:szCs w:val="24"/>
          <w:u w:val="dotted"/>
        </w:rPr>
        <w:tab/>
      </w:r>
      <w:r w:rsidR="00816A0D"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009A369A" w:rsidRPr="00B76842">
        <w:rPr>
          <w:sz w:val="24"/>
          <w:szCs w:val="24"/>
          <w:u w:val="dotted"/>
        </w:rPr>
        <w:tab/>
      </w:r>
      <w:r w:rsidRPr="00B76842">
        <w:rPr>
          <w:sz w:val="24"/>
          <w:szCs w:val="24"/>
          <w:u w:val="dotted"/>
        </w:rPr>
        <w:tab/>
      </w:r>
      <w:r w:rsidR="00816A0D" w:rsidRPr="00B76842">
        <w:rPr>
          <w:sz w:val="24"/>
          <w:szCs w:val="24"/>
          <w:u w:val="dotted"/>
        </w:rPr>
        <w:t>11</w:t>
      </w:r>
    </w:p>
    <w:p w:rsidR="00816A0D" w:rsidRPr="00B76842" w:rsidRDefault="00816A0D" w:rsidP="00816A0D">
      <w:pPr>
        <w:spacing w:line="240" w:lineRule="auto"/>
        <w:jc w:val="both"/>
        <w:rPr>
          <w:sz w:val="24"/>
          <w:szCs w:val="24"/>
          <w:u w:val="dotted"/>
        </w:rPr>
      </w:pPr>
      <w:r w:rsidRPr="00B76842">
        <w:rPr>
          <w:sz w:val="24"/>
          <w:szCs w:val="24"/>
        </w:rPr>
        <w:tab/>
      </w:r>
      <w:r w:rsidRPr="00B76842">
        <w:rPr>
          <w:sz w:val="24"/>
          <w:szCs w:val="24"/>
        </w:rPr>
        <w:tab/>
      </w:r>
      <w:r w:rsidR="009A369A" w:rsidRPr="00B76842">
        <w:rPr>
          <w:sz w:val="24"/>
          <w:szCs w:val="24"/>
          <w:u w:val="dotted"/>
        </w:rPr>
        <w:t>MODBUS TCP</w:t>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Pr="00B76842">
        <w:rPr>
          <w:sz w:val="24"/>
          <w:szCs w:val="24"/>
          <w:u w:val="dotted"/>
        </w:rPr>
        <w:t xml:space="preserve">      11</w:t>
      </w:r>
    </w:p>
    <w:p w:rsidR="00816A0D" w:rsidRPr="00B76842" w:rsidRDefault="00816A0D" w:rsidP="00816A0D">
      <w:pPr>
        <w:spacing w:line="240" w:lineRule="auto"/>
        <w:jc w:val="both"/>
        <w:rPr>
          <w:sz w:val="24"/>
          <w:szCs w:val="24"/>
          <w:u w:val="dotted"/>
        </w:rPr>
      </w:pPr>
      <w:r w:rsidRPr="00B76842">
        <w:rPr>
          <w:sz w:val="24"/>
          <w:szCs w:val="24"/>
        </w:rPr>
        <w:tab/>
      </w:r>
      <w:r w:rsidRPr="00B76842">
        <w:rPr>
          <w:sz w:val="24"/>
          <w:szCs w:val="24"/>
        </w:rPr>
        <w:tab/>
      </w:r>
      <w:r w:rsidR="009A369A" w:rsidRPr="00B76842">
        <w:rPr>
          <w:sz w:val="24"/>
          <w:szCs w:val="24"/>
          <w:u w:val="dotted"/>
        </w:rPr>
        <w:t>WPF</w:t>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Pr="00B76842">
        <w:rPr>
          <w:sz w:val="24"/>
          <w:szCs w:val="24"/>
          <w:u w:val="dotted"/>
        </w:rPr>
        <w:t xml:space="preserve">      11</w:t>
      </w:r>
    </w:p>
    <w:p w:rsidR="00816A0D" w:rsidRPr="00B76842" w:rsidRDefault="00816A0D" w:rsidP="00816A0D">
      <w:pPr>
        <w:spacing w:line="240" w:lineRule="auto"/>
        <w:jc w:val="both"/>
        <w:rPr>
          <w:sz w:val="24"/>
          <w:szCs w:val="24"/>
          <w:u w:val="dotted"/>
        </w:rPr>
      </w:pPr>
      <w:r w:rsidRPr="00B76842">
        <w:rPr>
          <w:sz w:val="24"/>
          <w:szCs w:val="24"/>
        </w:rPr>
        <w:tab/>
      </w:r>
      <w:r w:rsidRPr="00B76842">
        <w:rPr>
          <w:sz w:val="24"/>
          <w:szCs w:val="24"/>
        </w:rPr>
        <w:tab/>
      </w:r>
      <w:r w:rsidR="009A369A" w:rsidRPr="00B76842">
        <w:rPr>
          <w:sz w:val="24"/>
          <w:szCs w:val="24"/>
          <w:u w:val="dotted"/>
        </w:rPr>
        <w:t>LANGAGES</w:t>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Pr="00B76842">
        <w:rPr>
          <w:sz w:val="24"/>
          <w:szCs w:val="24"/>
          <w:u w:val="dotted"/>
        </w:rPr>
        <w:t xml:space="preserve">      11</w:t>
      </w:r>
    </w:p>
    <w:p w:rsidR="009A369A" w:rsidRPr="00B76842" w:rsidRDefault="009A369A" w:rsidP="009A369A">
      <w:pPr>
        <w:spacing w:line="240" w:lineRule="auto"/>
        <w:rPr>
          <w:sz w:val="24"/>
          <w:szCs w:val="24"/>
          <w:u w:val="dotted"/>
        </w:rPr>
      </w:pPr>
      <w:r w:rsidRPr="00B76842">
        <w:rPr>
          <w:sz w:val="24"/>
          <w:szCs w:val="24"/>
        </w:rPr>
        <w:tab/>
      </w:r>
      <w:r w:rsidRPr="00B76842">
        <w:rPr>
          <w:sz w:val="24"/>
          <w:szCs w:val="24"/>
          <w:u w:val="dotted"/>
        </w:rPr>
        <w:t>Analyse</w:t>
      </w:r>
      <w:r w:rsidRPr="00B76842">
        <w:rPr>
          <w:sz w:val="24"/>
          <w:szCs w:val="24"/>
          <w:u w:val="dotted"/>
        </w:rPr>
        <w:tab/>
      </w:r>
      <w:r w:rsidRPr="00B76842">
        <w:rPr>
          <w:sz w:val="24"/>
          <w:szCs w:val="24"/>
          <w:u w:val="dotted"/>
        </w:rPr>
        <w:tab/>
        <w:t xml:space="preserve">     </w:t>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t>11</w:t>
      </w:r>
    </w:p>
    <w:p w:rsidR="009A369A" w:rsidRPr="00B76842" w:rsidRDefault="009A369A" w:rsidP="009A369A">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AFFICHAGE ETAT SYSTEME</w:t>
      </w:r>
      <w:r w:rsidRPr="00B76842">
        <w:rPr>
          <w:sz w:val="24"/>
          <w:szCs w:val="24"/>
          <w:u w:val="dotted"/>
        </w:rPr>
        <w:tab/>
      </w:r>
      <w:r w:rsidRPr="00B76842">
        <w:rPr>
          <w:sz w:val="24"/>
          <w:szCs w:val="24"/>
          <w:u w:val="dotted"/>
        </w:rPr>
        <w:tab/>
        <w:t xml:space="preserve">      11</w:t>
      </w:r>
    </w:p>
    <w:p w:rsidR="009A369A" w:rsidRPr="00B76842" w:rsidRDefault="009A369A" w:rsidP="009A369A">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GESRION DES BADGES</w:t>
      </w:r>
      <w:r w:rsidRPr="00B76842">
        <w:rPr>
          <w:sz w:val="24"/>
          <w:szCs w:val="24"/>
          <w:u w:val="dotted"/>
        </w:rPr>
        <w:tab/>
      </w:r>
      <w:r w:rsidRPr="00B76842">
        <w:rPr>
          <w:sz w:val="24"/>
          <w:szCs w:val="24"/>
          <w:u w:val="dotted"/>
        </w:rPr>
        <w:tab/>
      </w:r>
      <w:r w:rsidRPr="00B76842">
        <w:rPr>
          <w:sz w:val="24"/>
          <w:szCs w:val="24"/>
          <w:u w:val="dotted"/>
        </w:rPr>
        <w:tab/>
        <w:t xml:space="preserve">      11</w:t>
      </w:r>
    </w:p>
    <w:p w:rsidR="009A369A" w:rsidRPr="00B76842" w:rsidRDefault="009A369A" w:rsidP="009A369A">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HISTOTIQUE</w:t>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t xml:space="preserve">      11</w:t>
      </w:r>
    </w:p>
    <w:p w:rsidR="000A41C3" w:rsidRPr="00B76842" w:rsidRDefault="000A41C3" w:rsidP="009A369A">
      <w:pPr>
        <w:spacing w:line="240" w:lineRule="auto"/>
        <w:rPr>
          <w:sz w:val="40"/>
          <w:szCs w:val="40"/>
        </w:rPr>
      </w:pPr>
    </w:p>
    <w:p w:rsidR="00DB07C7" w:rsidRPr="00B76842" w:rsidRDefault="00DB07C7" w:rsidP="00DB07C7">
      <w:pPr>
        <w:jc w:val="center"/>
        <w:rPr>
          <w:sz w:val="44"/>
          <w:szCs w:val="44"/>
        </w:rPr>
      </w:pPr>
      <w:r w:rsidRPr="00B76842">
        <w:rPr>
          <w:sz w:val="44"/>
          <w:szCs w:val="44"/>
        </w:rPr>
        <w:lastRenderedPageBreak/>
        <w:t>PRESENTATION DU PROJET</w:t>
      </w:r>
    </w:p>
    <w:p w:rsidR="000A41C3" w:rsidRPr="00B76842" w:rsidRDefault="000A41C3" w:rsidP="000A41C3">
      <w:pPr>
        <w:jc w:val="both"/>
        <w:rPr>
          <w:sz w:val="40"/>
          <w:szCs w:val="40"/>
          <w:u w:val="single"/>
        </w:rPr>
      </w:pPr>
      <w:r w:rsidRPr="00B76842">
        <w:rPr>
          <w:sz w:val="40"/>
          <w:szCs w:val="40"/>
          <w:u w:val="single"/>
        </w:rPr>
        <w:t>Résume :</w:t>
      </w:r>
    </w:p>
    <w:p w:rsidR="000A41C3" w:rsidRPr="00B76842" w:rsidRDefault="000A41C3" w:rsidP="000A41C3">
      <w:pPr>
        <w:jc w:val="both"/>
        <w:rPr>
          <w:sz w:val="24"/>
          <w:szCs w:val="24"/>
        </w:rPr>
      </w:pPr>
      <w:r w:rsidRPr="00B76842">
        <w:rPr>
          <w:sz w:val="40"/>
          <w:szCs w:val="40"/>
        </w:rPr>
        <w:tab/>
      </w:r>
      <w:r w:rsidRPr="00B76842">
        <w:rPr>
          <w:sz w:val="24"/>
          <w:szCs w:val="24"/>
        </w:rPr>
        <w:t xml:space="preserve">Le transgerbeur est un </w:t>
      </w:r>
      <w:r w:rsidRPr="00B76842">
        <w:rPr>
          <w:sz w:val="24"/>
          <w:szCs w:val="24"/>
          <w:u w:val="dotted"/>
        </w:rPr>
        <w:t>système robotisé sur 3 axes</w:t>
      </w:r>
      <w:r w:rsidRPr="00B76842">
        <w:rPr>
          <w:sz w:val="24"/>
          <w:szCs w:val="24"/>
        </w:rPr>
        <w:t xml:space="preserve">, capable de stocker et déstocker des caisses référencées sur ordre d’un opérateur. Nous souhaitons, à travers ce projet, </w:t>
      </w:r>
      <w:r w:rsidRPr="00B76842">
        <w:rPr>
          <w:sz w:val="24"/>
          <w:szCs w:val="24"/>
          <w:u w:val="dotted"/>
        </w:rPr>
        <w:t>sécuriser l’accès</w:t>
      </w:r>
      <w:r w:rsidRPr="00B76842">
        <w:rPr>
          <w:sz w:val="24"/>
          <w:szCs w:val="24"/>
        </w:rPr>
        <w:t xml:space="preserve"> au transgerbeur grâce </w:t>
      </w:r>
      <w:r w:rsidR="00E944EC" w:rsidRPr="00B76842">
        <w:rPr>
          <w:sz w:val="24"/>
          <w:szCs w:val="24"/>
        </w:rPr>
        <w:t>à</w:t>
      </w:r>
      <w:r w:rsidRPr="00B76842">
        <w:rPr>
          <w:sz w:val="24"/>
          <w:szCs w:val="24"/>
        </w:rPr>
        <w:t xml:space="preserve"> une </w:t>
      </w:r>
      <w:r w:rsidRPr="00B76842">
        <w:rPr>
          <w:sz w:val="24"/>
          <w:szCs w:val="24"/>
          <w:u w:val="dotted"/>
        </w:rPr>
        <w:t xml:space="preserve">gestion d’accès </w:t>
      </w:r>
      <w:r w:rsidR="00E944EC" w:rsidRPr="00B76842">
        <w:rPr>
          <w:sz w:val="24"/>
          <w:szCs w:val="24"/>
          <w:u w:val="dotted"/>
        </w:rPr>
        <w:t>par badge</w:t>
      </w:r>
      <w:r w:rsidRPr="00B76842">
        <w:rPr>
          <w:sz w:val="24"/>
          <w:szCs w:val="24"/>
        </w:rPr>
        <w:t>.</w:t>
      </w:r>
    </w:p>
    <w:p w:rsidR="000A41C3" w:rsidRPr="00B76842" w:rsidRDefault="000A41C3" w:rsidP="000A41C3">
      <w:pPr>
        <w:jc w:val="both"/>
        <w:rPr>
          <w:sz w:val="24"/>
          <w:szCs w:val="24"/>
        </w:rPr>
      </w:pPr>
      <w:r w:rsidRPr="00B76842">
        <w:rPr>
          <w:sz w:val="24"/>
          <w:szCs w:val="24"/>
        </w:rPr>
        <w:t xml:space="preserve">Les opérateurs pourront y accéder selon leur </w:t>
      </w:r>
      <w:r w:rsidRPr="00B76842">
        <w:rPr>
          <w:sz w:val="24"/>
          <w:szCs w:val="24"/>
          <w:u w:val="dotted"/>
        </w:rPr>
        <w:t>niveau de qualification</w:t>
      </w:r>
      <w:r w:rsidRPr="00B76842">
        <w:rPr>
          <w:sz w:val="24"/>
          <w:szCs w:val="24"/>
        </w:rPr>
        <w:t xml:space="preserve"> et selon son </w:t>
      </w:r>
      <w:r w:rsidRPr="00B76842">
        <w:rPr>
          <w:sz w:val="24"/>
          <w:szCs w:val="24"/>
          <w:u w:val="dotted"/>
        </w:rPr>
        <w:t>état</w:t>
      </w:r>
      <w:r w:rsidRPr="00B76842">
        <w:rPr>
          <w:sz w:val="24"/>
          <w:szCs w:val="24"/>
        </w:rPr>
        <w:t xml:space="preserve"> (Marche | Arrêt | en cycle). Une </w:t>
      </w:r>
      <w:r w:rsidRPr="00B76842">
        <w:rPr>
          <w:sz w:val="24"/>
          <w:szCs w:val="24"/>
          <w:u w:val="dotted"/>
        </w:rPr>
        <w:t>Serrure électrique</w:t>
      </w:r>
      <w:r w:rsidRPr="00B76842">
        <w:rPr>
          <w:sz w:val="24"/>
          <w:szCs w:val="24"/>
        </w:rPr>
        <w:t xml:space="preserve"> sera commandée par </w:t>
      </w:r>
      <w:r w:rsidRPr="00B76842">
        <w:rPr>
          <w:sz w:val="24"/>
          <w:szCs w:val="24"/>
          <w:u w:val="dotted"/>
        </w:rPr>
        <w:t>l’automate</w:t>
      </w:r>
      <w:r w:rsidRPr="00B76842">
        <w:rPr>
          <w:sz w:val="24"/>
          <w:szCs w:val="24"/>
        </w:rPr>
        <w:t xml:space="preserve"> pour contrôler l’accès.</w:t>
      </w:r>
    </w:p>
    <w:p w:rsidR="000A41C3" w:rsidRPr="00B76842" w:rsidRDefault="000A41C3" w:rsidP="00214CEF">
      <w:pPr>
        <w:jc w:val="both"/>
        <w:rPr>
          <w:sz w:val="24"/>
          <w:szCs w:val="24"/>
        </w:rPr>
      </w:pPr>
      <w:r w:rsidRPr="00B76842">
        <w:rPr>
          <w:sz w:val="24"/>
          <w:szCs w:val="24"/>
          <w:u w:val="dotted"/>
        </w:rPr>
        <w:t>L’enregistrement de toutes les tentatives d’accès</w:t>
      </w:r>
      <w:r w:rsidRPr="00B76842">
        <w:rPr>
          <w:sz w:val="24"/>
          <w:szCs w:val="24"/>
        </w:rPr>
        <w:t xml:space="preserve"> réussies ou échouées permettra à une personne responsable d’avoir un suivi.</w:t>
      </w:r>
    </w:p>
    <w:p w:rsidR="003C0ECE" w:rsidRPr="00B76842" w:rsidRDefault="000A41C3" w:rsidP="000A41C3">
      <w:pPr>
        <w:jc w:val="center"/>
        <w:rPr>
          <w:sz w:val="32"/>
          <w:szCs w:val="32"/>
        </w:rPr>
      </w:pPr>
      <w:r w:rsidRPr="00B76842">
        <w:rPr>
          <w:sz w:val="32"/>
          <w:szCs w:val="32"/>
        </w:rPr>
        <w:t>Synoptique du système avec gestion d’accès</w:t>
      </w:r>
    </w:p>
    <w:p w:rsidR="00D2642D" w:rsidRDefault="00E57FE1" w:rsidP="00D2642D">
      <w:pPr>
        <w:tabs>
          <w:tab w:val="left" w:pos="2694"/>
        </w:tabs>
        <w:rPr>
          <w:sz w:val="40"/>
          <w:szCs w:val="40"/>
          <w:u w:val="single"/>
        </w:rPr>
      </w:pPr>
      <w:r>
        <w:rPr>
          <w:noProof/>
          <w:sz w:val="40"/>
          <w:szCs w:val="40"/>
          <w:lang w:eastAsia="fr-FR"/>
        </w:rPr>
        <w:drawing>
          <wp:anchor distT="0" distB="0" distL="114300" distR="114300" simplePos="0" relativeHeight="251647488" behindDoc="1" locked="0" layoutInCell="1" allowOverlap="1">
            <wp:simplePos x="0" y="0"/>
            <wp:positionH relativeFrom="column">
              <wp:posOffset>-4445</wp:posOffset>
            </wp:positionH>
            <wp:positionV relativeFrom="paragraph">
              <wp:posOffset>-3810</wp:posOffset>
            </wp:positionV>
            <wp:extent cx="3723640" cy="4771390"/>
            <wp:effectExtent l="0" t="0" r="0" b="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hhh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23640" cy="4771390"/>
                    </a:xfrm>
                    <a:prstGeom prst="rect">
                      <a:avLst/>
                    </a:prstGeom>
                  </pic:spPr>
                </pic:pic>
              </a:graphicData>
            </a:graphic>
          </wp:anchor>
        </w:drawing>
      </w:r>
    </w:p>
    <w:p w:rsidR="00D2642D" w:rsidRDefault="00D2642D" w:rsidP="00D2642D">
      <w:pPr>
        <w:tabs>
          <w:tab w:val="left" w:pos="2694"/>
        </w:tabs>
        <w:rPr>
          <w:sz w:val="40"/>
          <w:szCs w:val="40"/>
          <w:u w:val="single"/>
        </w:rPr>
      </w:pPr>
    </w:p>
    <w:p w:rsidR="00EC16F6" w:rsidRDefault="00D2642D" w:rsidP="00D2642D">
      <w:pPr>
        <w:tabs>
          <w:tab w:val="left" w:pos="2694"/>
        </w:tabs>
        <w:spacing w:line="240" w:lineRule="auto"/>
        <w:rPr>
          <w:sz w:val="40"/>
          <w:szCs w:val="40"/>
        </w:rPr>
      </w:pPr>
      <w:r>
        <w:rPr>
          <w:sz w:val="40"/>
          <w:szCs w:val="40"/>
        </w:rPr>
        <w:br/>
      </w:r>
    </w:p>
    <w:p w:rsidR="00EC16F6" w:rsidRDefault="00EC16F6" w:rsidP="00D2642D">
      <w:pPr>
        <w:tabs>
          <w:tab w:val="left" w:pos="2694"/>
        </w:tabs>
        <w:spacing w:line="240" w:lineRule="auto"/>
        <w:rPr>
          <w:sz w:val="40"/>
          <w:szCs w:val="40"/>
        </w:rPr>
      </w:pPr>
    </w:p>
    <w:p w:rsidR="00EC16F6" w:rsidRDefault="004D78ED" w:rsidP="00D2642D">
      <w:pPr>
        <w:tabs>
          <w:tab w:val="left" w:pos="2694"/>
        </w:tabs>
        <w:spacing w:line="240" w:lineRule="auto"/>
        <w:rPr>
          <w:sz w:val="40"/>
          <w:szCs w:val="40"/>
        </w:rPr>
      </w:pPr>
      <w:r>
        <w:rPr>
          <w:noProof/>
          <w:sz w:val="40"/>
          <w:szCs w:val="40"/>
          <w:lang w:eastAsia="fr-FR"/>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56" o:spid="_x0000_s1037" type="#_x0000_t185" style="position:absolute;margin-left:329.6pt;margin-top:18.65pt;width:48.45pt;height:83.5pt;rotation:90;z-index:2516567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" adj="837" strokecolor="#92d050">
            <v:stroke endcap="round"/>
            <v:shadow on="t" type="perspective" color="black" opacity="19660f" offset="0,0" matrix="66847f,,,66847f"/>
          </v:shape>
        </w:pict>
      </w:r>
      <w:r>
        <w:rPr>
          <w:noProof/>
          <w:sz w:val="40"/>
          <w:szCs w:val="40"/>
          <w:lang w:eastAsia="fr-FR"/>
        </w:rPr>
        <w:pict>
          <v:shape id="Forme libre : forme 54" o:spid="_x0000_s1036" style="position:absolute;margin-left:281.65pt;margin-top:17.25pt;width:73.5pt;height:19.1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69581,442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" path="m,219325c322521,94392,645042,-30540,839972,6674v194930,37214,262269,236574,329609,435935e" filled="f" strokecolor="#92d050" strokeweight="1.5pt">
            <v:stroke endcap="round"/>
            <v:shadow on="t" color="black" opacity="19660f" offset="0,0"/>
            <v:path arrowok="t" o:connecttype="custom" o:connectlocs="0,120200;670387,3658;933450,242570" o:connectangles="0,0,0"/>
          </v:shape>
        </w:pict>
      </w:r>
    </w:p>
    <w:p w:rsidR="00D2642D" w:rsidRDefault="00EC16F6" w:rsidP="00D2642D">
      <w:pPr>
        <w:tabs>
          <w:tab w:val="left" w:pos="2694"/>
        </w:tabs>
        <w:spacing w:line="240" w:lineRule="auto"/>
        <w:rPr>
          <w:rFonts w:ascii="Tw Cen MT" w:hAnsi="Tw Cen MT"/>
          <w:sz w:val="40"/>
          <w:szCs w:val="40"/>
        </w:rPr>
      </w:pPr>
      <w:r>
        <w:rPr>
          <w:sz w:val="40"/>
          <w:szCs w:val="40"/>
        </w:rPr>
        <w:tab/>
      </w:r>
      <w:r>
        <w:rPr>
          <w:sz w:val="40"/>
          <w:szCs w:val="40"/>
        </w:rPr>
        <w:tab/>
      </w:r>
      <w:r>
        <w:rPr>
          <w:sz w:val="40"/>
          <w:szCs w:val="40"/>
        </w:rPr>
        <w:tab/>
      </w:r>
      <w:r>
        <w:rPr>
          <w:sz w:val="40"/>
          <w:szCs w:val="40"/>
        </w:rPr>
        <w:tab/>
      </w:r>
      <w:r>
        <w:rPr>
          <w:sz w:val="40"/>
          <w:szCs w:val="40"/>
        </w:rPr>
        <w:tab/>
      </w:r>
      <w:r>
        <w:rPr>
          <w:sz w:val="40"/>
          <w:szCs w:val="40"/>
        </w:rPr>
        <w:tab/>
      </w:r>
      <w:r w:rsidR="00D2642D">
        <w:rPr>
          <w:sz w:val="40"/>
          <w:szCs w:val="40"/>
        </w:rPr>
        <w:tab/>
      </w:r>
      <w:r w:rsidR="004B033F" w:rsidRPr="00D2642D">
        <w:rPr>
          <w:sz w:val="40"/>
          <w:szCs w:val="40"/>
        </w:rPr>
        <w:t xml:space="preserve"> </w:t>
      </w:r>
      <w:r w:rsidR="00D2642D">
        <w:rPr>
          <w:sz w:val="40"/>
          <w:szCs w:val="40"/>
        </w:rPr>
        <w:t xml:space="preserve"> P</w:t>
      </w:r>
      <w:r w:rsidR="00D2642D" w:rsidRPr="00D2642D">
        <w:rPr>
          <w:rFonts w:ascii="Tw Cen MT" w:hAnsi="Tw Cen MT"/>
          <w:sz w:val="40"/>
          <w:szCs w:val="40"/>
        </w:rPr>
        <w:t>artie</w:t>
      </w:r>
      <w:r w:rsidR="00D2642D">
        <w:rPr>
          <w:rFonts w:ascii="Tw Cen MT" w:hAnsi="Tw Cen MT"/>
          <w:sz w:val="40"/>
          <w:szCs w:val="40"/>
        </w:rPr>
        <w:br/>
      </w:r>
      <w:r>
        <w:rPr>
          <w:rFonts w:ascii="Tw Cen MT" w:hAnsi="Tw Cen MT"/>
          <w:sz w:val="40"/>
          <w:szCs w:val="40"/>
        </w:rPr>
        <w:tab/>
      </w:r>
      <w:r>
        <w:rPr>
          <w:rFonts w:ascii="Tw Cen MT" w:hAnsi="Tw Cen MT"/>
          <w:sz w:val="40"/>
          <w:szCs w:val="40"/>
        </w:rPr>
        <w:tab/>
      </w:r>
      <w:r>
        <w:rPr>
          <w:rFonts w:ascii="Tw Cen MT" w:hAnsi="Tw Cen MT"/>
          <w:sz w:val="40"/>
          <w:szCs w:val="40"/>
        </w:rPr>
        <w:tab/>
      </w:r>
      <w:r>
        <w:rPr>
          <w:rFonts w:ascii="Tw Cen MT" w:hAnsi="Tw Cen MT"/>
          <w:sz w:val="40"/>
          <w:szCs w:val="40"/>
        </w:rPr>
        <w:tab/>
      </w:r>
      <w:r>
        <w:rPr>
          <w:rFonts w:ascii="Tw Cen MT" w:hAnsi="Tw Cen MT"/>
          <w:sz w:val="40"/>
          <w:szCs w:val="40"/>
        </w:rPr>
        <w:tab/>
      </w:r>
      <w:r>
        <w:rPr>
          <w:rFonts w:ascii="Tw Cen MT" w:hAnsi="Tw Cen MT"/>
          <w:sz w:val="40"/>
          <w:szCs w:val="40"/>
        </w:rPr>
        <w:tab/>
      </w:r>
      <w:r>
        <w:rPr>
          <w:rFonts w:ascii="Tw Cen MT" w:hAnsi="Tw Cen MT"/>
          <w:sz w:val="40"/>
          <w:szCs w:val="40"/>
        </w:rPr>
        <w:tab/>
      </w:r>
      <w:r w:rsidR="00D2642D">
        <w:rPr>
          <w:rFonts w:ascii="Tw Cen MT" w:hAnsi="Tw Cen MT"/>
          <w:sz w:val="40"/>
          <w:szCs w:val="40"/>
        </w:rPr>
        <w:t>à réaliser</w:t>
      </w:r>
    </w:p>
    <w:p w:rsidR="00FD7DB6" w:rsidRPr="00D2642D" w:rsidRDefault="00FD7DB6" w:rsidP="00D2642D">
      <w:pPr>
        <w:tabs>
          <w:tab w:val="left" w:pos="2694"/>
        </w:tabs>
        <w:rPr>
          <w:rFonts w:ascii="Tw Cen MT" w:hAnsi="Tw Cen MT"/>
          <w:sz w:val="40"/>
          <w:szCs w:val="40"/>
        </w:rPr>
      </w:pPr>
      <w:r w:rsidRPr="00D2642D">
        <w:rPr>
          <w:rFonts w:ascii="Tw Cen MT" w:hAnsi="Tw Cen MT"/>
          <w:sz w:val="40"/>
          <w:szCs w:val="40"/>
        </w:rPr>
        <w:br w:type="page"/>
      </w:r>
    </w:p>
    <w:p w:rsidR="002670A1" w:rsidRPr="00B76842" w:rsidRDefault="002670A1" w:rsidP="002670A1">
      <w:pPr>
        <w:jc w:val="center"/>
        <w:rPr>
          <w:sz w:val="44"/>
          <w:szCs w:val="44"/>
        </w:rPr>
      </w:pPr>
      <w:r>
        <w:rPr>
          <w:sz w:val="44"/>
          <w:szCs w:val="44"/>
        </w:rPr>
        <w:lastRenderedPageBreak/>
        <w:t>DIAGRAMME</w:t>
      </w:r>
    </w:p>
    <w:p w:rsidR="006F2257" w:rsidRPr="00B76842" w:rsidRDefault="006F2257" w:rsidP="006F2257">
      <w:pPr>
        <w:jc w:val="both"/>
        <w:rPr>
          <w:sz w:val="40"/>
          <w:szCs w:val="40"/>
          <w:u w:val="single"/>
        </w:rPr>
      </w:pPr>
      <w:r>
        <w:rPr>
          <w:sz w:val="40"/>
          <w:szCs w:val="40"/>
          <w:u w:val="single"/>
        </w:rPr>
        <w:t>Diagramme de déploiement</w:t>
      </w:r>
      <w:r w:rsidRPr="00B76842">
        <w:rPr>
          <w:sz w:val="40"/>
          <w:szCs w:val="40"/>
          <w:u w:val="single"/>
        </w:rPr>
        <w:t> :</w:t>
      </w:r>
    </w:p>
    <w:p w:rsidR="00D2642D" w:rsidRDefault="00511CD7" w:rsidP="00511CD7">
      <w:pPr>
        <w:jc w:val="center"/>
        <w:rPr>
          <w:sz w:val="32"/>
          <w:szCs w:val="24"/>
        </w:rPr>
      </w:pPr>
      <w:r w:rsidRPr="00511CD7">
        <w:rPr>
          <w:noProof/>
          <w:sz w:val="40"/>
          <w:szCs w:val="40"/>
          <w:lang w:eastAsia="fr-FR"/>
        </w:rPr>
        <w:drawing>
          <wp:inline distT="0" distB="0" distL="0" distR="0">
            <wp:extent cx="5760720" cy="3227908"/>
            <wp:effectExtent l="19050" t="0" r="0" b="0"/>
            <wp:docPr id="3" name="Image 1" descr="C:\Users\nicolas.chancerel\Desktop\a7ae5727b6b144459b628575b1d864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chancerel\Desktop\a7ae5727b6b144459b628575b1d8642f.png"/>
                    <pic:cNvPicPr>
                      <a:picLocks noChangeAspect="1" noChangeArrowheads="1"/>
                    </pic:cNvPicPr>
                  </pic:nvPicPr>
                  <pic:blipFill>
                    <a:blip r:embed="rId12" cstate="print"/>
                    <a:srcRect/>
                    <a:stretch>
                      <a:fillRect/>
                    </a:stretch>
                  </pic:blipFill>
                  <pic:spPr bwMode="auto">
                    <a:xfrm>
                      <a:off x="0" y="0"/>
                      <a:ext cx="5760720" cy="3227908"/>
                    </a:xfrm>
                    <a:prstGeom prst="rect">
                      <a:avLst/>
                    </a:prstGeom>
                    <a:noFill/>
                    <a:ln w="9525">
                      <a:noFill/>
                      <a:miter lim="800000"/>
                      <a:headEnd/>
                      <a:tailEnd/>
                    </a:ln>
                  </pic:spPr>
                </pic:pic>
              </a:graphicData>
            </a:graphic>
          </wp:inline>
        </w:drawing>
      </w:r>
    </w:p>
    <w:p w:rsidR="00511CD7" w:rsidRDefault="00511CD7" w:rsidP="00214CEF">
      <w:pPr>
        <w:jc w:val="both"/>
        <w:rPr>
          <w:sz w:val="40"/>
          <w:szCs w:val="40"/>
          <w:u w:val="single"/>
        </w:rPr>
      </w:pPr>
    </w:p>
    <w:p w:rsidR="006F2257" w:rsidRDefault="006F2257" w:rsidP="00214CEF">
      <w:pPr>
        <w:jc w:val="both"/>
        <w:rPr>
          <w:sz w:val="32"/>
          <w:szCs w:val="24"/>
        </w:rPr>
      </w:pPr>
      <w:r>
        <w:rPr>
          <w:sz w:val="40"/>
          <w:szCs w:val="40"/>
          <w:u w:val="single"/>
        </w:rPr>
        <w:t xml:space="preserve">Diagramme de </w:t>
      </w:r>
      <w:r w:rsidR="00511CD7">
        <w:rPr>
          <w:sz w:val="40"/>
          <w:szCs w:val="40"/>
          <w:u w:val="single"/>
        </w:rPr>
        <w:t>Cas d’utilisation</w:t>
      </w:r>
      <w:r>
        <w:rPr>
          <w:sz w:val="40"/>
          <w:szCs w:val="40"/>
          <w:u w:val="single"/>
        </w:rPr>
        <w:t> :</w:t>
      </w:r>
    </w:p>
    <w:p w:rsidR="006F2257" w:rsidRDefault="006F2257" w:rsidP="00214CEF">
      <w:pPr>
        <w:jc w:val="both"/>
        <w:rPr>
          <w:sz w:val="32"/>
          <w:szCs w:val="24"/>
        </w:rPr>
      </w:pPr>
    </w:p>
    <w:p w:rsidR="006F2257" w:rsidRDefault="00511CD7" w:rsidP="00511CD7">
      <w:pPr>
        <w:jc w:val="center"/>
        <w:rPr>
          <w:sz w:val="32"/>
          <w:szCs w:val="24"/>
        </w:rPr>
      </w:pPr>
      <w:r>
        <w:rPr>
          <w:noProof/>
          <w:sz w:val="32"/>
          <w:szCs w:val="24"/>
          <w:lang w:eastAsia="fr-FR"/>
        </w:rPr>
        <w:drawing>
          <wp:inline distT="0" distB="0" distL="0" distR="0">
            <wp:extent cx="4848225" cy="2524125"/>
            <wp:effectExtent l="19050" t="0" r="9525" b="0"/>
            <wp:docPr id="4" name="Image 2" descr="C:\Users\nicolas.chancerel\Desktop\da5370b28c814578ac27384cf113f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olas.chancerel\Desktop\da5370b28c814578ac27384cf113f100.png"/>
                    <pic:cNvPicPr>
                      <a:picLocks noChangeAspect="1" noChangeArrowheads="1"/>
                    </pic:cNvPicPr>
                  </pic:nvPicPr>
                  <pic:blipFill>
                    <a:blip r:embed="rId13" cstate="print"/>
                    <a:srcRect/>
                    <a:stretch>
                      <a:fillRect/>
                    </a:stretch>
                  </pic:blipFill>
                  <pic:spPr bwMode="auto">
                    <a:xfrm>
                      <a:off x="0" y="0"/>
                      <a:ext cx="4848225" cy="2524125"/>
                    </a:xfrm>
                    <a:prstGeom prst="rect">
                      <a:avLst/>
                    </a:prstGeom>
                    <a:noFill/>
                    <a:ln w="9525">
                      <a:noFill/>
                      <a:miter lim="800000"/>
                      <a:headEnd/>
                      <a:tailEnd/>
                    </a:ln>
                  </pic:spPr>
                </pic:pic>
              </a:graphicData>
            </a:graphic>
          </wp:inline>
        </w:drawing>
      </w:r>
    </w:p>
    <w:p w:rsidR="002670A1" w:rsidRDefault="002670A1" w:rsidP="00511CD7">
      <w:pPr>
        <w:jc w:val="both"/>
        <w:rPr>
          <w:sz w:val="32"/>
          <w:szCs w:val="24"/>
        </w:rPr>
      </w:pPr>
    </w:p>
    <w:p w:rsidR="00511CD7" w:rsidRDefault="00511CD7" w:rsidP="00511CD7">
      <w:pPr>
        <w:jc w:val="both"/>
        <w:rPr>
          <w:sz w:val="32"/>
          <w:szCs w:val="24"/>
        </w:rPr>
      </w:pPr>
      <w:r>
        <w:rPr>
          <w:sz w:val="40"/>
          <w:szCs w:val="40"/>
          <w:u w:val="single"/>
        </w:rPr>
        <w:lastRenderedPageBreak/>
        <w:t>Diagramme de Classe :</w:t>
      </w:r>
    </w:p>
    <w:p w:rsidR="006F2257" w:rsidRDefault="006F2257" w:rsidP="00214CEF">
      <w:pPr>
        <w:jc w:val="both"/>
        <w:rPr>
          <w:sz w:val="32"/>
          <w:szCs w:val="24"/>
        </w:rPr>
      </w:pPr>
    </w:p>
    <w:p w:rsidR="006F2257" w:rsidRDefault="002670A1" w:rsidP="00214CEF">
      <w:pPr>
        <w:jc w:val="both"/>
        <w:rPr>
          <w:sz w:val="32"/>
          <w:szCs w:val="24"/>
        </w:rPr>
      </w:pPr>
      <w:r>
        <w:rPr>
          <w:noProof/>
          <w:sz w:val="32"/>
          <w:szCs w:val="24"/>
          <w:lang w:eastAsia="fr-FR"/>
        </w:rPr>
        <w:drawing>
          <wp:inline distT="0" distB="0" distL="0" distR="0">
            <wp:extent cx="5760720" cy="6660515"/>
            <wp:effectExtent l="19050" t="0" r="0" b="0"/>
            <wp:docPr id="7" name="Image 6" descr="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png"/>
                    <pic:cNvPicPr/>
                  </pic:nvPicPr>
                  <pic:blipFill>
                    <a:blip r:embed="rId14" cstate="print"/>
                    <a:stretch>
                      <a:fillRect/>
                    </a:stretch>
                  </pic:blipFill>
                  <pic:spPr>
                    <a:xfrm>
                      <a:off x="0" y="0"/>
                      <a:ext cx="5760720" cy="6660515"/>
                    </a:xfrm>
                    <a:prstGeom prst="rect">
                      <a:avLst/>
                    </a:prstGeom>
                  </pic:spPr>
                </pic:pic>
              </a:graphicData>
            </a:graphic>
          </wp:inline>
        </w:drawing>
      </w:r>
    </w:p>
    <w:p w:rsidR="006F2257" w:rsidRDefault="006F2257" w:rsidP="00214CEF">
      <w:pPr>
        <w:jc w:val="both"/>
        <w:rPr>
          <w:sz w:val="32"/>
          <w:szCs w:val="24"/>
        </w:rPr>
      </w:pPr>
    </w:p>
    <w:p w:rsidR="008F6969" w:rsidRDefault="008F6969">
      <w:pPr>
        <w:rPr>
          <w:sz w:val="32"/>
          <w:szCs w:val="24"/>
        </w:rPr>
      </w:pPr>
      <w:r>
        <w:rPr>
          <w:sz w:val="32"/>
          <w:szCs w:val="24"/>
        </w:rPr>
        <w:br w:type="page"/>
      </w:r>
    </w:p>
    <w:p w:rsidR="00331C2F" w:rsidRDefault="00331C2F" w:rsidP="00331C2F">
      <w:pPr>
        <w:jc w:val="center"/>
        <w:rPr>
          <w:ins w:id="1" w:author="nicolas chancerel" w:date="2017-05-18T19:00:00Z"/>
          <w:sz w:val="44"/>
          <w:szCs w:val="44"/>
        </w:rPr>
      </w:pPr>
      <w:ins w:id="2" w:author="nicolas chancerel" w:date="2017-05-18T19:00:00Z">
        <w:r>
          <w:rPr>
            <w:noProof/>
            <w:lang w:eastAsia="fr-FR"/>
          </w:rPr>
          <w:lastRenderedPageBreak/>
          <w:drawing>
            <wp:anchor distT="0" distB="0" distL="114300" distR="114300" simplePos="0" relativeHeight="251678208" behindDoc="1" locked="0" layoutInCell="1" allowOverlap="1" wp14:anchorId="53A5260D" wp14:editId="01B1A7FA">
              <wp:simplePos x="0" y="0"/>
              <wp:positionH relativeFrom="column">
                <wp:posOffset>4758690</wp:posOffset>
              </wp:positionH>
              <wp:positionV relativeFrom="paragraph">
                <wp:posOffset>418836</wp:posOffset>
              </wp:positionV>
              <wp:extent cx="939800" cy="968375"/>
              <wp:effectExtent l="0" t="0" r="0" b="0"/>
              <wp:wrapTight wrapText="bothSides">
                <wp:wrapPolygon edited="0">
                  <wp:start x="0" y="0"/>
                  <wp:lineTo x="0" y="21246"/>
                  <wp:lineTo x="21016" y="21246"/>
                  <wp:lineTo x="21016" y="0"/>
                  <wp:lineTo x="0" y="0"/>
                </wp:wrapPolygon>
              </wp:wrapTight>
              <wp:docPr id="13" name="Image 13" descr="Résultat de recherche d'images pour &quot;RFID chi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RFID chip&quot;"/>
                      <pic:cNvPicPr>
                        <a:picLocks noChangeAspect="1" noChangeArrowheads="1"/>
                      </pic:cNvPicPr>
                    </pic:nvPicPr>
                    <pic:blipFill rotWithShape="1">
                      <a:blip r:embed="rId15">
                        <a:extLst>
                          <a:ext uri="{28A0092B-C50C-407E-A947-70E740481C1C}">
                            <a14:useLocalDpi xmlns:a14="http://schemas.microsoft.com/office/drawing/2010/main" val="0"/>
                          </a:ext>
                        </a:extLst>
                      </a:blip>
                      <a:srcRect l="2509" r="51926"/>
                      <a:stretch/>
                    </pic:blipFill>
                    <pic:spPr bwMode="auto">
                      <a:xfrm>
                        <a:off x="0" y="0"/>
                        <a:ext cx="939800" cy="968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44"/>
            <w:szCs w:val="44"/>
          </w:rPr>
          <w:t>Technologie RFID</w:t>
        </w:r>
      </w:ins>
    </w:p>
    <w:p w:rsidR="00331C2F" w:rsidRPr="001A6B27" w:rsidRDefault="00331C2F" w:rsidP="00331C2F">
      <w:pPr>
        <w:jc w:val="both"/>
        <w:rPr>
          <w:ins w:id="3" w:author="nicolas chancerel" w:date="2017-05-18T19:00:00Z"/>
        </w:rPr>
      </w:pPr>
      <w:ins w:id="4" w:author="nicolas chancerel" w:date="2017-05-18T19:00:00Z">
        <w:r w:rsidRPr="001A6B27">
          <w:t xml:space="preserve">La </w:t>
        </w:r>
        <w:r w:rsidRPr="001A6B27">
          <w:rPr>
            <w:u w:val="dotted"/>
          </w:rPr>
          <w:t>Radio-Identification</w:t>
        </w:r>
        <w:r w:rsidRPr="001A6B27">
          <w:t>, le plus souvent désignée par le sigle</w:t>
        </w:r>
        <w:r>
          <w:t xml:space="preserve"> </w:t>
        </w:r>
        <w:r w:rsidRPr="001A6B27">
          <w:rPr>
            <w:u w:val="dotted"/>
          </w:rPr>
          <w:t>RFID</w:t>
        </w:r>
        <w:r w:rsidRPr="001A6B27">
          <w:t xml:space="preserve"> (Radio Frequency Identification), est une méthode </w:t>
        </w:r>
        <w:r>
          <w:t xml:space="preserve">pour </w:t>
        </w:r>
        <w:r w:rsidRPr="001A6B27">
          <w:rPr>
            <w:u w:val="dotted"/>
          </w:rPr>
          <w:t>mémoriser et récupérer des données à distance</w:t>
        </w:r>
        <w:r w:rsidRPr="001A6B27">
          <w:t xml:space="preserve"> en utilisant des </w:t>
        </w:r>
        <w:r w:rsidRPr="001A6B27">
          <w:rPr>
            <w:u w:val="dotted"/>
          </w:rPr>
          <w:t>marqueurs</w:t>
        </w:r>
        <w:r w:rsidRPr="001A6B27">
          <w:t xml:space="preserve"> appelés « </w:t>
        </w:r>
        <w:r w:rsidRPr="001A6B27">
          <w:rPr>
            <w:u w:val="dotted"/>
          </w:rPr>
          <w:t>Tag RFID</w:t>
        </w:r>
        <w:r w:rsidRPr="001A6B27">
          <w:t xml:space="preserve"> ».</w:t>
        </w:r>
      </w:ins>
    </w:p>
    <w:p w:rsidR="00331C2F" w:rsidRPr="001A6B27" w:rsidRDefault="00331C2F" w:rsidP="00331C2F">
      <w:pPr>
        <w:jc w:val="both"/>
        <w:rPr>
          <w:ins w:id="5" w:author="nicolas chancerel" w:date="2017-05-18T19:00:00Z"/>
        </w:rPr>
      </w:pPr>
      <w:ins w:id="6" w:author="nicolas chancerel" w:date="2017-05-18T19:00:00Z">
        <w:r w:rsidRPr="001A6B27">
          <w:t xml:space="preserve">Le </w:t>
        </w:r>
        <w:r w:rsidRPr="001A6B27">
          <w:rPr>
            <w:u w:val="dotted"/>
          </w:rPr>
          <w:t>Lecteur RFID</w:t>
        </w:r>
        <w:r w:rsidRPr="001A6B27">
          <w:t xml:space="preserve"> est u</w:t>
        </w:r>
        <w:r>
          <w:t xml:space="preserve">n dispositif </w:t>
        </w:r>
        <w:r w:rsidRPr="001A6B27">
          <w:rPr>
            <w:u w:val="dotted"/>
          </w:rPr>
          <w:t>actif</w:t>
        </w:r>
        <w:r>
          <w:t xml:space="preserve"> qui </w:t>
        </w:r>
        <w:r w:rsidRPr="001A6B27">
          <w:rPr>
            <w:u w:val="dotted"/>
          </w:rPr>
          <w:t>émet des radiofréquences</w:t>
        </w:r>
        <w:r w:rsidRPr="001A6B27">
          <w:t xml:space="preserve"> pour </w:t>
        </w:r>
        <w:r w:rsidRPr="001A6B27">
          <w:rPr>
            <w:u w:val="dotted"/>
          </w:rPr>
          <w:t>activer une puce</w:t>
        </w:r>
        <w:r>
          <w:t xml:space="preserve"> qui passe à </w:t>
        </w:r>
        <w:r w:rsidRPr="001A6B27">
          <w:rPr>
            <w:u w:val="dotted"/>
          </w:rPr>
          <w:t>proximité</w:t>
        </w:r>
        <w:r>
          <w:t xml:space="preserve">, et </w:t>
        </w:r>
        <w:r w:rsidRPr="001A6B27">
          <w:rPr>
            <w:u w:val="dotted"/>
          </w:rPr>
          <w:t>récupérer le tag RFID</w:t>
        </w:r>
        <w:r w:rsidRPr="001A6B27">
          <w:t xml:space="preserve"> envoyé par la puce.</w:t>
        </w:r>
      </w:ins>
    </w:p>
    <w:p w:rsidR="00331C2F" w:rsidRDefault="00331C2F" w:rsidP="00331C2F">
      <w:pPr>
        <w:jc w:val="both"/>
        <w:rPr>
          <w:ins w:id="7" w:author="nicolas chancerel" w:date="2017-05-18T19:00:00Z"/>
        </w:rPr>
      </w:pPr>
      <w:ins w:id="8" w:author="nicolas chancerel" w:date="2017-05-18T19:00:00Z">
        <w:r w:rsidRPr="001A6B27">
          <w:t>La puce RFID est, dans le ca</w:t>
        </w:r>
        <w:r>
          <w:t xml:space="preserve">dre de ce projet, un dispositif </w:t>
        </w:r>
        <w:r w:rsidRPr="001A6B27">
          <w:t>passif, ne nécessitant aucune sour</w:t>
        </w:r>
        <w:r>
          <w:t xml:space="preserve">ce d’énergie en dehors de celle </w:t>
        </w:r>
        <w:r w:rsidRPr="001A6B27">
          <w:t>fournie par le lecteur au mome</w:t>
        </w:r>
        <w:r>
          <w:t xml:space="preserve">nt de l’interrogation. Elle est </w:t>
        </w:r>
        <w:r w:rsidRPr="001A6B27">
          <w:t>composée d’une antenne et d’une puce de silicium.</w:t>
        </w:r>
      </w:ins>
    </w:p>
    <w:p w:rsidR="00331C2F" w:rsidRDefault="00331C2F" w:rsidP="00331C2F">
      <w:pPr>
        <w:jc w:val="both"/>
        <w:rPr>
          <w:ins w:id="9" w:author="nicolas chancerel" w:date="2017-05-18T19:00:00Z"/>
        </w:rPr>
      </w:pPr>
    </w:p>
    <w:p w:rsidR="00331C2F" w:rsidRPr="001A6B27" w:rsidRDefault="00331C2F" w:rsidP="00331C2F">
      <w:pPr>
        <w:jc w:val="both"/>
        <w:rPr>
          <w:ins w:id="10" w:author="nicolas chancerel" w:date="2017-05-18T19:00:00Z"/>
        </w:rPr>
      </w:pPr>
    </w:p>
    <w:p w:rsidR="00331C2F" w:rsidRDefault="00331C2F" w:rsidP="00331C2F">
      <w:pPr>
        <w:rPr>
          <w:ins w:id="11" w:author="nicolas chancerel" w:date="2017-05-18T19:00:00Z"/>
          <w:noProof/>
          <w:lang w:eastAsia="fr-FR"/>
        </w:rPr>
      </w:pPr>
      <w:ins w:id="12" w:author="nicolas chancerel" w:date="2017-05-18T19:00:00Z">
        <w:r>
          <w:rPr>
            <w:noProof/>
            <w:lang w:eastAsia="fr-FR"/>
          </w:rPr>
          <w:drawing>
            <wp:anchor distT="0" distB="0" distL="114300" distR="114300" simplePos="0" relativeHeight="251679232" behindDoc="0" locked="0" layoutInCell="1" allowOverlap="1" wp14:anchorId="1785E0D6" wp14:editId="060F425F">
              <wp:simplePos x="0" y="0"/>
              <wp:positionH relativeFrom="column">
                <wp:posOffset>2912745</wp:posOffset>
              </wp:positionH>
              <wp:positionV relativeFrom="paragraph">
                <wp:posOffset>342804</wp:posOffset>
              </wp:positionV>
              <wp:extent cx="3149219" cy="2096219"/>
              <wp:effectExtent l="0" t="0" r="0" b="0"/>
              <wp:wrapNone/>
              <wp:docPr id="9" name="Image 9" descr="Résultat de recherche d'images pour &quot;help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help .png&quot;"/>
                      <pic:cNvPicPr>
                        <a:picLocks noChangeAspect="1" noChangeArrowheads="1"/>
                      </pic:cNvPicPr>
                    </pic:nvPicPr>
                    <pic:blipFill>
                      <a:blip r:embed="rId16">
                        <a:extLst>
                          <a:ext uri="{BEBA8EAE-BF5A-486C-A8C5-ECC9F3942E4B}">
                            <a14:imgProps xmlns:a14="http://schemas.microsoft.com/office/drawing/2010/main">
                              <a14:imgLayer r:embed="rId17">
                                <a14:imgEffect>
                                  <a14:backgroundRemoval t="6995" b="93264" l="10000" r="90172">
                                    <a14:foregroundMark x1="52931" y1="11140" x2="81379" y2="31088"/>
                                    <a14:foregroundMark x1="81379" y1="31088" x2="76552" y2="53109"/>
                                    <a14:foregroundMark x1="76552" y1="53109" x2="53448" y2="84715"/>
                                    <a14:foregroundMark x1="53448" y1="84715" x2="38103" y2="78756"/>
                                    <a14:foregroundMark x1="38103" y1="78756" x2="26724" y2="63731"/>
                                    <a14:foregroundMark x1="26724" y1="63731" x2="21724" y2="41969"/>
                                    <a14:foregroundMark x1="21724" y1="41969" x2="49483" y2="18653"/>
                                    <a14:foregroundMark x1="49483" y1="18653" x2="50690" y2="47668"/>
                                    <a14:foregroundMark x1="50690" y1="47668" x2="40517" y2="69689"/>
                                    <a14:foregroundMark x1="40517" y1="69689" x2="43276" y2="70725"/>
                                    <a14:foregroundMark x1="47931" y1="23575" x2="49828" y2="37565"/>
                                    <a14:foregroundMark x1="52931" y1="27979" x2="55000" y2="47409"/>
                                    <a14:foregroundMark x1="56207" y1="36528" x2="45517" y2="34974"/>
                                    <a14:foregroundMark x1="58621" y1="36528" x2="60862" y2="44819"/>
                                    <a14:foregroundMark x1="57759" y1="37047" x2="57586" y2="48187"/>
                                    <a14:foregroundMark x1="52069" y1="28756" x2="51724" y2="37047"/>
                                    <a14:foregroundMark x1="61552" y1="13472" x2="58103" y2="6995"/>
                                    <a14:foregroundMark x1="45690" y1="93523" x2="45690" y2="93523"/>
                                    <a14:foregroundMark x1="88448" y1="39119" x2="90172" y2="38342"/>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149219" cy="209621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inline distT="0" distB="0" distL="0" distR="0" wp14:anchorId="1271EBB7" wp14:editId="376C7D9C">
              <wp:extent cx="2959100" cy="2673985"/>
              <wp:effectExtent l="0" t="0" r="0" b="0"/>
              <wp:docPr id="15" name="Image 15" descr="Résultat de recherche d'images pour &quot;schema RFI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schema RFID&qu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9100" cy="2673985"/>
                      </a:xfrm>
                      <a:prstGeom prst="rect">
                        <a:avLst/>
                      </a:prstGeom>
                      <a:noFill/>
                      <a:ln>
                        <a:noFill/>
                      </a:ln>
                    </pic:spPr>
                  </pic:pic>
                </a:graphicData>
              </a:graphic>
            </wp:inline>
          </w:drawing>
        </w:r>
      </w:ins>
    </w:p>
    <w:p w:rsidR="00331C2F" w:rsidRDefault="00331C2F" w:rsidP="00331C2F">
      <w:pPr>
        <w:rPr>
          <w:ins w:id="13" w:author="nicolas chancerel" w:date="2017-05-18T19:00:00Z"/>
          <w:sz w:val="32"/>
          <w:szCs w:val="24"/>
        </w:rPr>
      </w:pPr>
      <w:ins w:id="14" w:author="nicolas chancerel" w:date="2017-05-18T19:00:00Z">
        <w:r>
          <w:rPr>
            <w:sz w:val="32"/>
            <w:szCs w:val="24"/>
          </w:rPr>
          <w:br w:type="page"/>
        </w:r>
      </w:ins>
    </w:p>
    <w:p w:rsidR="00331C2F" w:rsidRDefault="00331C2F" w:rsidP="00331C2F">
      <w:pPr>
        <w:jc w:val="center"/>
        <w:rPr>
          <w:ins w:id="15" w:author="nicolas chancerel" w:date="2017-05-18T19:00:00Z"/>
          <w:sz w:val="44"/>
          <w:szCs w:val="44"/>
        </w:rPr>
      </w:pPr>
      <w:proofErr w:type="spellStart"/>
      <w:ins w:id="16" w:author="nicolas chancerel" w:date="2017-05-18T19:00:00Z">
        <w:r>
          <w:rPr>
            <w:sz w:val="44"/>
            <w:szCs w:val="44"/>
          </w:rPr>
          <w:lastRenderedPageBreak/>
          <w:t>Modbus</w:t>
        </w:r>
        <w:proofErr w:type="spellEnd"/>
        <w:r>
          <w:rPr>
            <w:sz w:val="44"/>
            <w:szCs w:val="44"/>
          </w:rPr>
          <w:t xml:space="preserve"> TCP</w:t>
        </w:r>
      </w:ins>
    </w:p>
    <w:p w:rsidR="00331C2F" w:rsidRDefault="00331C2F" w:rsidP="00331C2F">
      <w:pPr>
        <w:rPr>
          <w:ins w:id="17" w:author="nicolas chancerel" w:date="2017-05-18T23:21:00Z"/>
        </w:rPr>
      </w:pPr>
      <w:ins w:id="18" w:author="nicolas chancerel" w:date="2017-05-18T19:00:00Z">
        <w:r w:rsidRPr="00CF5B78">
          <w:t xml:space="preserve">MODBUS est un protocole de communication </w:t>
        </w:r>
        <w:r w:rsidRPr="00CF5B78">
          <w:rPr>
            <w:u w:val="dotted"/>
          </w:rPr>
          <w:t>non-propriétaire</w:t>
        </w:r>
        <w:r w:rsidRPr="00CF5B78">
          <w:t>, utilisé pour des</w:t>
        </w:r>
        <w:r>
          <w:t xml:space="preserve"> </w:t>
        </w:r>
        <w:r w:rsidRPr="00CF5B78">
          <w:t xml:space="preserve">réseaux d'automates programmables, relevant du </w:t>
        </w:r>
        <w:r w:rsidRPr="00CF5B78">
          <w:rPr>
            <w:u w:val="dotted"/>
          </w:rPr>
          <w:t>niveau 7 (applicatif)</w:t>
        </w:r>
        <w:r>
          <w:t xml:space="preserve"> du Modèle </w:t>
        </w:r>
        <w:r w:rsidRPr="00CF5B78">
          <w:t xml:space="preserve">OSI. En mode TCP il fonctionne sur le mode Client / Serveur. Les </w:t>
        </w:r>
        <w:r w:rsidRPr="00CF5B78">
          <w:rPr>
            <w:u w:val="dotted"/>
          </w:rPr>
          <w:t>clients sont tous actifs</w:t>
        </w:r>
        <w:r w:rsidRPr="00CF5B78">
          <w:t>,</w:t>
        </w:r>
        <w:r>
          <w:t xml:space="preserve"> </w:t>
        </w:r>
        <w:r w:rsidRPr="00CF5B78">
          <w:t xml:space="preserve">le </w:t>
        </w:r>
        <w:r w:rsidRPr="00CF5B78">
          <w:rPr>
            <w:u w:val="dotted"/>
          </w:rPr>
          <w:t>serveur est complètement passif</w:t>
        </w:r>
        <w:r w:rsidRPr="00CF5B78">
          <w:t>. Chaque client lit et écrit dans le serveur.</w:t>
        </w:r>
      </w:ins>
    </w:p>
    <w:p w:rsidR="00A31E8E" w:rsidRDefault="00A31E8E" w:rsidP="00331C2F">
      <w:pPr>
        <w:rPr>
          <w:ins w:id="19" w:author="nicolas chancerel" w:date="2017-05-18T23:21:00Z"/>
        </w:rPr>
      </w:pPr>
    </w:p>
    <w:p w:rsidR="00A31E8E" w:rsidRDefault="00A31E8E" w:rsidP="00331C2F">
      <w:pPr>
        <w:rPr>
          <w:ins w:id="20" w:author="nicolas chancerel" w:date="2017-05-18T23:10:00Z"/>
        </w:rPr>
      </w:pPr>
      <w:bookmarkStart w:id="21" w:name="_GoBack"/>
      <w:bookmarkEnd w:id="21"/>
      <w:ins w:id="22" w:author="nicolas chancerel" w:date="2017-05-18T23:21:00Z">
        <w:r w:rsidRPr="00A31E8E">
          <w:t>http://www.ac-grenoble.fr/ecole.entreprise/CRGE/cteressources/modbus/Protocole_Modbus.pdf</w:t>
        </w:r>
      </w:ins>
    </w:p>
    <w:p w:rsidR="00526D35" w:rsidRDefault="00526D35" w:rsidP="00331C2F">
      <w:pPr>
        <w:rPr>
          <w:ins w:id="23" w:author="nicolas chancerel" w:date="2017-05-18T23:10:00Z"/>
        </w:rPr>
      </w:pPr>
    </w:p>
    <w:p w:rsidR="00526D35" w:rsidRPr="00CF5B78" w:rsidRDefault="00526D35" w:rsidP="00331C2F">
      <w:pPr>
        <w:rPr>
          <w:ins w:id="24" w:author="nicolas chancerel" w:date="2017-05-18T19:00:00Z"/>
        </w:rPr>
      </w:pPr>
    </w:p>
    <w:p w:rsidR="00B6119C" w:rsidDel="00331C2F" w:rsidRDefault="00331C2F" w:rsidP="00331C2F">
      <w:pPr>
        <w:jc w:val="center"/>
        <w:rPr>
          <w:del w:id="25" w:author="nicolas chancerel" w:date="2017-05-18T19:00:00Z"/>
          <w:sz w:val="44"/>
          <w:szCs w:val="44"/>
        </w:rPr>
      </w:pPr>
      <w:ins w:id="26" w:author="nicolas chancerel" w:date="2017-05-18T19:00:00Z">
        <w:r w:rsidRPr="00177E2F">
          <w:rPr>
            <w:sz w:val="32"/>
            <w:szCs w:val="24"/>
          </w:rPr>
          <w:br w:type="page"/>
        </w:r>
      </w:ins>
      <w:del w:id="27" w:author="nicolas chancerel" w:date="2017-05-18T19:00:00Z">
        <w:r w:rsidR="00B6119C" w:rsidDel="00331C2F">
          <w:rPr>
            <w:sz w:val="44"/>
            <w:szCs w:val="44"/>
          </w:rPr>
          <w:lastRenderedPageBreak/>
          <w:delText>Technologie RFID</w:delText>
        </w:r>
      </w:del>
    </w:p>
    <w:p w:rsidR="006F2257" w:rsidDel="00331C2F" w:rsidRDefault="006F2257" w:rsidP="00214CEF">
      <w:pPr>
        <w:jc w:val="both"/>
        <w:rPr>
          <w:del w:id="28" w:author="nicolas chancerel" w:date="2017-05-18T19:00:00Z"/>
          <w:sz w:val="32"/>
          <w:szCs w:val="24"/>
        </w:rPr>
      </w:pPr>
    </w:p>
    <w:p w:rsidR="008F6969" w:rsidDel="00331C2F" w:rsidRDefault="008F6969" w:rsidP="00214CEF">
      <w:pPr>
        <w:jc w:val="both"/>
        <w:rPr>
          <w:del w:id="29" w:author="nicolas chancerel" w:date="2017-05-18T19:00:00Z"/>
          <w:sz w:val="32"/>
          <w:szCs w:val="24"/>
        </w:rPr>
      </w:pPr>
    </w:p>
    <w:p w:rsidR="00177E2F" w:rsidDel="00331C2F" w:rsidRDefault="008F6969" w:rsidP="00177E2F">
      <w:pPr>
        <w:rPr>
          <w:del w:id="30" w:author="nicolas chancerel" w:date="2017-05-18T19:00:00Z"/>
          <w:sz w:val="32"/>
          <w:szCs w:val="24"/>
        </w:rPr>
      </w:pPr>
      <w:del w:id="31" w:author="nicolas chancerel" w:date="2017-05-18T19:00:00Z">
        <w:r w:rsidDel="00331C2F">
          <w:rPr>
            <w:sz w:val="32"/>
            <w:szCs w:val="24"/>
          </w:rPr>
          <w:br w:type="page"/>
        </w:r>
      </w:del>
    </w:p>
    <w:p w:rsidR="00177E2F" w:rsidDel="00331C2F" w:rsidRDefault="00177E2F" w:rsidP="00177E2F">
      <w:pPr>
        <w:jc w:val="center"/>
        <w:rPr>
          <w:del w:id="32" w:author="nicolas chancerel" w:date="2017-05-18T19:00:00Z"/>
          <w:sz w:val="44"/>
          <w:szCs w:val="44"/>
        </w:rPr>
      </w:pPr>
      <w:del w:id="33" w:author="nicolas chancerel" w:date="2017-05-18T19:00:00Z">
        <w:r w:rsidDel="00331C2F">
          <w:rPr>
            <w:sz w:val="44"/>
            <w:szCs w:val="44"/>
          </w:rPr>
          <w:delText>Modbus TCP</w:delText>
        </w:r>
      </w:del>
    </w:p>
    <w:p w:rsidR="00177E2F" w:rsidDel="00331C2F" w:rsidRDefault="00177E2F" w:rsidP="00177E2F">
      <w:pPr>
        <w:tabs>
          <w:tab w:val="left" w:pos="3983"/>
        </w:tabs>
        <w:rPr>
          <w:del w:id="34" w:author="nicolas chancerel" w:date="2017-05-18T19:00:00Z"/>
          <w:sz w:val="32"/>
          <w:szCs w:val="24"/>
        </w:rPr>
      </w:pPr>
    </w:p>
    <w:p w:rsidR="00177E2F" w:rsidDel="00331C2F" w:rsidRDefault="00177E2F">
      <w:pPr>
        <w:rPr>
          <w:del w:id="35" w:author="nicolas chancerel" w:date="2017-05-18T19:00:00Z"/>
          <w:sz w:val="32"/>
          <w:szCs w:val="24"/>
        </w:rPr>
      </w:pPr>
      <w:del w:id="36" w:author="nicolas chancerel" w:date="2017-05-18T19:00:00Z">
        <w:r w:rsidRPr="00177E2F" w:rsidDel="00331C2F">
          <w:rPr>
            <w:sz w:val="32"/>
            <w:szCs w:val="24"/>
          </w:rPr>
          <w:br w:type="page"/>
        </w:r>
      </w:del>
    </w:p>
    <w:p w:rsidR="002670A1" w:rsidRDefault="0038527A" w:rsidP="002670A1">
      <w:pPr>
        <w:jc w:val="center"/>
        <w:rPr>
          <w:sz w:val="44"/>
          <w:szCs w:val="44"/>
        </w:rPr>
      </w:pPr>
      <w:r>
        <w:rPr>
          <w:sz w:val="44"/>
          <w:szCs w:val="44"/>
        </w:rPr>
        <w:t>Fenêtre</w:t>
      </w:r>
      <w:r w:rsidR="002670A1">
        <w:rPr>
          <w:sz w:val="44"/>
          <w:szCs w:val="44"/>
        </w:rPr>
        <w:t xml:space="preserve"> principal « </w:t>
      </w:r>
      <w:proofErr w:type="spellStart"/>
      <w:r w:rsidR="002670A1">
        <w:rPr>
          <w:sz w:val="44"/>
          <w:szCs w:val="44"/>
        </w:rPr>
        <w:t>MainWindow</w:t>
      </w:r>
      <w:proofErr w:type="spellEnd"/>
      <w:r w:rsidR="002670A1">
        <w:rPr>
          <w:sz w:val="44"/>
          <w:szCs w:val="44"/>
        </w:rPr>
        <w:t> »</w:t>
      </w:r>
    </w:p>
    <w:p w:rsidR="002670A1" w:rsidRPr="002670A1" w:rsidRDefault="002670A1" w:rsidP="002670A1">
      <w:pPr>
        <w:jc w:val="both"/>
        <w:rPr>
          <w:sz w:val="40"/>
          <w:szCs w:val="40"/>
          <w:u w:val="single"/>
        </w:rPr>
      </w:pPr>
      <w:r>
        <w:rPr>
          <w:sz w:val="40"/>
          <w:szCs w:val="40"/>
          <w:u w:val="single"/>
        </w:rPr>
        <w:t xml:space="preserve">Fonctionnement de la </w:t>
      </w:r>
      <w:r w:rsidR="0038527A">
        <w:rPr>
          <w:sz w:val="40"/>
          <w:szCs w:val="40"/>
          <w:u w:val="single"/>
        </w:rPr>
        <w:t>fenêtre</w:t>
      </w:r>
      <w:r w:rsidRPr="00B76842">
        <w:rPr>
          <w:sz w:val="40"/>
          <w:szCs w:val="40"/>
          <w:u w:val="single"/>
        </w:rPr>
        <w:t> :</w:t>
      </w:r>
    </w:p>
    <w:p w:rsidR="002670A1" w:rsidRDefault="002670A1" w:rsidP="002670A1">
      <w:pPr>
        <w:jc w:val="both"/>
        <w:rPr>
          <w:sz w:val="24"/>
          <w:szCs w:val="24"/>
        </w:rPr>
      </w:pPr>
      <w:r w:rsidRPr="00B76842">
        <w:rPr>
          <w:sz w:val="40"/>
          <w:szCs w:val="40"/>
        </w:rPr>
        <w:tab/>
      </w:r>
      <w:r>
        <w:rPr>
          <w:sz w:val="24"/>
          <w:szCs w:val="24"/>
        </w:rPr>
        <w:t xml:space="preserve">La </w:t>
      </w:r>
      <w:r w:rsidR="0038527A">
        <w:rPr>
          <w:sz w:val="24"/>
          <w:szCs w:val="24"/>
        </w:rPr>
        <w:t>fenêtre</w:t>
      </w:r>
      <w:r>
        <w:rPr>
          <w:sz w:val="24"/>
          <w:szCs w:val="24"/>
        </w:rPr>
        <w:t xml:space="preserve"> MainWindow est la </w:t>
      </w:r>
      <w:r w:rsidR="0038527A">
        <w:rPr>
          <w:sz w:val="24"/>
          <w:szCs w:val="24"/>
        </w:rPr>
        <w:t>fenêtre</w:t>
      </w:r>
      <w:r>
        <w:rPr>
          <w:sz w:val="24"/>
          <w:szCs w:val="24"/>
        </w:rPr>
        <w:t xml:space="preserve"> principale de l’application de Gestion d’</w:t>
      </w:r>
      <w:r w:rsidR="0038527A">
        <w:rPr>
          <w:sz w:val="24"/>
          <w:szCs w:val="24"/>
        </w:rPr>
        <w:t>accès</w:t>
      </w:r>
      <w:r>
        <w:rPr>
          <w:sz w:val="24"/>
          <w:szCs w:val="24"/>
        </w:rPr>
        <w:t xml:space="preserve">. L’utilisateur peut </w:t>
      </w:r>
      <w:r w:rsidR="0038527A">
        <w:rPr>
          <w:sz w:val="24"/>
          <w:szCs w:val="24"/>
        </w:rPr>
        <w:t>grâce</w:t>
      </w:r>
      <w:r>
        <w:rPr>
          <w:sz w:val="24"/>
          <w:szCs w:val="24"/>
        </w:rPr>
        <w:t xml:space="preserve"> </w:t>
      </w:r>
      <w:r w:rsidR="0038527A">
        <w:rPr>
          <w:sz w:val="24"/>
          <w:szCs w:val="24"/>
        </w:rPr>
        <w:t>à</w:t>
      </w:r>
      <w:r>
        <w:rPr>
          <w:sz w:val="24"/>
          <w:szCs w:val="24"/>
        </w:rPr>
        <w:t xml:space="preserve"> cette </w:t>
      </w:r>
      <w:r w:rsidR="0038527A">
        <w:rPr>
          <w:sz w:val="24"/>
          <w:szCs w:val="24"/>
        </w:rPr>
        <w:t>fenêtre</w:t>
      </w:r>
      <w:r>
        <w:rPr>
          <w:sz w:val="24"/>
          <w:szCs w:val="24"/>
        </w:rPr>
        <w:t xml:space="preserve"> :</w:t>
      </w:r>
    </w:p>
    <w:p w:rsidR="002670A1" w:rsidRDefault="002670A1" w:rsidP="002670A1">
      <w:pPr>
        <w:ind w:left="708"/>
        <w:jc w:val="both"/>
        <w:rPr>
          <w:sz w:val="24"/>
          <w:szCs w:val="24"/>
        </w:rPr>
      </w:pPr>
      <w:r>
        <w:rPr>
          <w:sz w:val="24"/>
          <w:szCs w:val="24"/>
        </w:rPr>
        <w:t>-</w:t>
      </w:r>
      <w:r w:rsidRPr="002670A1">
        <w:rPr>
          <w:sz w:val="24"/>
          <w:szCs w:val="24"/>
        </w:rPr>
        <w:t xml:space="preserve"> visualiser l’</w:t>
      </w:r>
      <w:r w:rsidR="0038527A" w:rsidRPr="002670A1">
        <w:rPr>
          <w:sz w:val="24"/>
          <w:szCs w:val="24"/>
        </w:rPr>
        <w:t>état</w:t>
      </w:r>
      <w:r w:rsidRPr="002670A1">
        <w:rPr>
          <w:sz w:val="24"/>
          <w:szCs w:val="24"/>
        </w:rPr>
        <w:t xml:space="preserve"> de la </w:t>
      </w:r>
      <w:r w:rsidR="0038527A" w:rsidRPr="002670A1">
        <w:rPr>
          <w:sz w:val="24"/>
          <w:szCs w:val="24"/>
        </w:rPr>
        <w:t>gâche</w:t>
      </w:r>
      <w:r w:rsidRPr="002670A1">
        <w:rPr>
          <w:sz w:val="24"/>
          <w:szCs w:val="24"/>
        </w:rPr>
        <w:t xml:space="preserve"> </w:t>
      </w:r>
      <w:r w:rsidR="0038527A" w:rsidRPr="002670A1">
        <w:rPr>
          <w:sz w:val="24"/>
          <w:szCs w:val="24"/>
        </w:rPr>
        <w:t>électrique</w:t>
      </w:r>
      <w:r w:rsidRPr="002670A1">
        <w:rPr>
          <w:sz w:val="24"/>
          <w:szCs w:val="24"/>
        </w:rPr>
        <w:t xml:space="preserve"> et le statu</w:t>
      </w:r>
      <w:r>
        <w:rPr>
          <w:sz w:val="24"/>
          <w:szCs w:val="24"/>
        </w:rPr>
        <w:t>t</w:t>
      </w:r>
      <w:r w:rsidRPr="002670A1">
        <w:rPr>
          <w:sz w:val="24"/>
          <w:szCs w:val="24"/>
        </w:rPr>
        <w:t xml:space="preserve"> du cycle </w:t>
      </w:r>
      <w:r>
        <w:rPr>
          <w:sz w:val="24"/>
          <w:szCs w:val="24"/>
        </w:rPr>
        <w:t xml:space="preserve">de l’automate </w:t>
      </w:r>
      <w:r w:rsidRPr="002670A1">
        <w:rPr>
          <w:sz w:val="24"/>
          <w:szCs w:val="24"/>
        </w:rPr>
        <w:t>en cours</w:t>
      </w:r>
      <w:r>
        <w:rPr>
          <w:sz w:val="24"/>
          <w:szCs w:val="24"/>
        </w:rPr>
        <w:t> </w:t>
      </w:r>
    </w:p>
    <w:p w:rsidR="002670A1" w:rsidRDefault="002670A1" w:rsidP="002670A1">
      <w:pPr>
        <w:ind w:left="708"/>
        <w:jc w:val="both"/>
        <w:rPr>
          <w:sz w:val="24"/>
          <w:szCs w:val="24"/>
        </w:rPr>
      </w:pPr>
      <w:r>
        <w:rPr>
          <w:sz w:val="24"/>
          <w:szCs w:val="24"/>
        </w:rPr>
        <w:t>- visualiser l’</w:t>
      </w:r>
      <w:r w:rsidR="0038527A">
        <w:rPr>
          <w:sz w:val="24"/>
          <w:szCs w:val="24"/>
        </w:rPr>
        <w:t>état</w:t>
      </w:r>
      <w:r>
        <w:rPr>
          <w:sz w:val="24"/>
          <w:szCs w:val="24"/>
        </w:rPr>
        <w:t xml:space="preserve"> de </w:t>
      </w:r>
      <w:r w:rsidR="0038527A">
        <w:rPr>
          <w:sz w:val="24"/>
          <w:szCs w:val="24"/>
        </w:rPr>
        <w:t>connexion</w:t>
      </w:r>
      <w:r>
        <w:rPr>
          <w:sz w:val="24"/>
          <w:szCs w:val="24"/>
        </w:rPr>
        <w:t xml:space="preserve"> de la base de données, de l’automate et de la </w:t>
      </w:r>
      <w:r w:rsidR="0038527A">
        <w:rPr>
          <w:sz w:val="24"/>
          <w:szCs w:val="24"/>
        </w:rPr>
        <w:t>station</w:t>
      </w:r>
      <w:r>
        <w:rPr>
          <w:sz w:val="24"/>
          <w:szCs w:val="24"/>
        </w:rPr>
        <w:t xml:space="preserve"> RFID ;</w:t>
      </w:r>
    </w:p>
    <w:p w:rsidR="002670A1" w:rsidRDefault="002670A1" w:rsidP="002670A1">
      <w:pPr>
        <w:ind w:left="708"/>
        <w:jc w:val="both"/>
        <w:rPr>
          <w:sz w:val="24"/>
          <w:szCs w:val="24"/>
        </w:rPr>
      </w:pPr>
      <w:r>
        <w:rPr>
          <w:sz w:val="24"/>
          <w:szCs w:val="24"/>
        </w:rPr>
        <w:t>- visualiser l’</w:t>
      </w:r>
      <w:r w:rsidR="0038527A">
        <w:rPr>
          <w:sz w:val="24"/>
          <w:szCs w:val="24"/>
        </w:rPr>
        <w:t>état</w:t>
      </w:r>
      <w:r>
        <w:rPr>
          <w:sz w:val="24"/>
          <w:szCs w:val="24"/>
        </w:rPr>
        <w:t xml:space="preserve"> de l’application par rapport a une image animées (.</w:t>
      </w:r>
      <w:r w:rsidR="0038527A">
        <w:rPr>
          <w:sz w:val="24"/>
          <w:szCs w:val="24"/>
        </w:rPr>
        <w:t>GIF</w:t>
      </w:r>
      <w:r>
        <w:rPr>
          <w:sz w:val="24"/>
          <w:szCs w:val="24"/>
        </w:rPr>
        <w:t>) ;</w:t>
      </w:r>
    </w:p>
    <w:p w:rsidR="002670A1" w:rsidRDefault="002670A1" w:rsidP="002670A1">
      <w:pPr>
        <w:ind w:left="708"/>
        <w:jc w:val="both"/>
        <w:rPr>
          <w:sz w:val="24"/>
          <w:szCs w:val="24"/>
        </w:rPr>
      </w:pPr>
      <w:r>
        <w:rPr>
          <w:sz w:val="24"/>
          <w:szCs w:val="24"/>
        </w:rPr>
        <w:t xml:space="preserve">- vérifier la présence d’un badge sur la station RFID puis lancer la </w:t>
      </w:r>
      <w:r w:rsidR="0038527A">
        <w:rPr>
          <w:sz w:val="24"/>
          <w:szCs w:val="24"/>
        </w:rPr>
        <w:t>procédure</w:t>
      </w:r>
      <w:r>
        <w:rPr>
          <w:sz w:val="24"/>
          <w:szCs w:val="24"/>
        </w:rPr>
        <w:t xml:space="preserve"> de traitement de celui-ci </w:t>
      </w:r>
      <w:r w:rsidR="0038527A">
        <w:rPr>
          <w:sz w:val="24"/>
          <w:szCs w:val="24"/>
        </w:rPr>
        <w:t>après</w:t>
      </w:r>
      <w:r>
        <w:rPr>
          <w:sz w:val="24"/>
          <w:szCs w:val="24"/>
        </w:rPr>
        <w:t xml:space="preserve"> la récupération des informations nécessaires ;</w:t>
      </w:r>
    </w:p>
    <w:p w:rsidR="002670A1" w:rsidRPr="002670A1" w:rsidRDefault="002670A1" w:rsidP="002670A1">
      <w:pPr>
        <w:jc w:val="both"/>
        <w:rPr>
          <w:sz w:val="24"/>
          <w:szCs w:val="24"/>
        </w:rPr>
      </w:pPr>
      <w:r>
        <w:rPr>
          <w:sz w:val="24"/>
          <w:szCs w:val="24"/>
        </w:rPr>
        <w:tab/>
        <w:t xml:space="preserve">- ouvrir la </w:t>
      </w:r>
      <w:r w:rsidR="0038527A">
        <w:rPr>
          <w:sz w:val="24"/>
          <w:szCs w:val="24"/>
        </w:rPr>
        <w:t>fenêtre</w:t>
      </w:r>
      <w:r>
        <w:rPr>
          <w:sz w:val="24"/>
          <w:szCs w:val="24"/>
        </w:rPr>
        <w:t xml:space="preserve"> de configuration de l’application</w:t>
      </w:r>
    </w:p>
    <w:p w:rsidR="002670A1" w:rsidRDefault="0038527A" w:rsidP="002670A1">
      <w:pPr>
        <w:jc w:val="both"/>
        <w:rPr>
          <w:sz w:val="40"/>
          <w:szCs w:val="40"/>
          <w:u w:val="single"/>
        </w:rPr>
      </w:pPr>
      <w:r>
        <w:rPr>
          <w:sz w:val="40"/>
          <w:szCs w:val="40"/>
          <w:u w:val="single"/>
        </w:rPr>
        <w:t>Interface Home Machine</w:t>
      </w:r>
      <w:r w:rsidR="002670A1">
        <w:rPr>
          <w:sz w:val="40"/>
          <w:szCs w:val="40"/>
          <w:u w:val="single"/>
        </w:rPr>
        <w:t xml:space="preserve"> </w:t>
      </w:r>
      <w:r w:rsidR="002670A1" w:rsidRPr="00B76842">
        <w:rPr>
          <w:sz w:val="40"/>
          <w:szCs w:val="40"/>
          <w:u w:val="single"/>
        </w:rPr>
        <w:t>:</w:t>
      </w:r>
    </w:p>
    <w:p w:rsidR="002670A1" w:rsidRDefault="002670A1" w:rsidP="002670A1">
      <w:pPr>
        <w:jc w:val="both"/>
        <w:rPr>
          <w:sz w:val="40"/>
          <w:szCs w:val="40"/>
          <w:u w:val="single"/>
        </w:rPr>
      </w:pPr>
      <w:r w:rsidRPr="002670A1">
        <w:rPr>
          <w:noProof/>
          <w:sz w:val="40"/>
          <w:szCs w:val="40"/>
          <w:lang w:eastAsia="fr-FR"/>
        </w:rPr>
        <w:drawing>
          <wp:inline distT="0" distB="0" distL="0" distR="0">
            <wp:extent cx="5762625" cy="3238500"/>
            <wp:effectExtent l="57150" t="57150" r="104775" b="38100"/>
            <wp:docPr id="1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762625" cy="3238500"/>
                    </a:xfrm>
                    <a:prstGeom prst="rect">
                      <a:avLst/>
                    </a:prstGeom>
                    <a:noFill/>
                    <a:ln w="9525">
                      <a:noFill/>
                      <a:miter lim="800000"/>
                      <a:headEnd/>
                      <a:tailEnd/>
                    </a:ln>
                    <a:effectLst>
                      <a:outerShdw blurRad="63500" sx="101000" sy="101000" algn="ctr" rotWithShape="0">
                        <a:prstClr val="black">
                          <a:alpha val="10000"/>
                        </a:prstClr>
                      </a:outerShdw>
                    </a:effectLst>
                  </pic:spPr>
                </pic:pic>
              </a:graphicData>
            </a:graphic>
          </wp:inline>
        </w:drawing>
      </w:r>
    </w:p>
    <w:p w:rsidR="006A517C" w:rsidRDefault="006A517C" w:rsidP="002670A1">
      <w:pPr>
        <w:jc w:val="both"/>
        <w:rPr>
          <w:sz w:val="40"/>
          <w:szCs w:val="40"/>
          <w:u w:val="single"/>
        </w:rPr>
      </w:pPr>
    </w:p>
    <w:p w:rsidR="002670A1" w:rsidRPr="002670A1" w:rsidRDefault="002670A1" w:rsidP="002670A1">
      <w:pPr>
        <w:jc w:val="both"/>
        <w:rPr>
          <w:sz w:val="40"/>
          <w:szCs w:val="40"/>
          <w:u w:val="single"/>
        </w:rPr>
      </w:pPr>
      <w:r>
        <w:rPr>
          <w:sz w:val="40"/>
          <w:szCs w:val="40"/>
          <w:u w:val="single"/>
        </w:rPr>
        <w:lastRenderedPageBreak/>
        <w:t>Diagramme de la classe</w:t>
      </w:r>
      <w:r w:rsidRPr="00B76842">
        <w:rPr>
          <w:sz w:val="40"/>
          <w:szCs w:val="40"/>
          <w:u w:val="single"/>
        </w:rPr>
        <w:t> :</w:t>
      </w:r>
    </w:p>
    <w:p w:rsidR="00AB44C7" w:rsidRDefault="00AB44C7" w:rsidP="00AB44C7">
      <w:pPr>
        <w:jc w:val="center"/>
        <w:rPr>
          <w:sz w:val="24"/>
          <w:szCs w:val="24"/>
        </w:rPr>
      </w:pPr>
    </w:p>
    <w:p w:rsidR="00AB44C7" w:rsidRDefault="006A517C" w:rsidP="006A517C">
      <w:pPr>
        <w:jc w:val="center"/>
        <w:rPr>
          <w:sz w:val="24"/>
          <w:szCs w:val="24"/>
        </w:rPr>
      </w:pPr>
      <w:r>
        <w:rPr>
          <w:noProof/>
          <w:sz w:val="32"/>
          <w:szCs w:val="24"/>
          <w:lang w:eastAsia="fr-FR"/>
        </w:rPr>
        <w:drawing>
          <wp:inline distT="0" distB="0" distL="0" distR="0" wp14:anchorId="7BE4BFBB" wp14:editId="119C57C1">
            <wp:extent cx="4552950" cy="4352925"/>
            <wp:effectExtent l="95250" t="95250" r="76200" b="85725"/>
            <wp:docPr id="1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4552950" cy="4352925"/>
                    </a:xfrm>
                    <a:prstGeom prst="rect">
                      <a:avLst/>
                    </a:prstGeom>
                    <a:noFill/>
                    <a:ln w="9525">
                      <a:noFill/>
                      <a:miter lim="800000"/>
                      <a:headEnd/>
                      <a:tailEnd/>
                    </a:ln>
                    <a:effectLst>
                      <a:outerShdw blurRad="63500" sx="101000" sy="101000" algn="ctr" rotWithShape="0">
                        <a:prstClr val="black">
                          <a:alpha val="10000"/>
                        </a:prstClr>
                      </a:outerShdw>
                    </a:effectLst>
                  </pic:spPr>
                </pic:pic>
              </a:graphicData>
            </a:graphic>
          </wp:inline>
        </w:drawing>
      </w:r>
    </w:p>
    <w:p w:rsidR="0038527A" w:rsidRDefault="00AB44C7" w:rsidP="0038527A">
      <w:pPr>
        <w:rPr>
          <w:sz w:val="24"/>
          <w:szCs w:val="24"/>
        </w:rPr>
      </w:pPr>
      <w:r>
        <w:rPr>
          <w:sz w:val="24"/>
          <w:szCs w:val="24"/>
        </w:rPr>
        <w:br/>
      </w:r>
    </w:p>
    <w:p w:rsidR="006A517C" w:rsidRDefault="006A517C" w:rsidP="0038527A">
      <w:pPr>
        <w:rPr>
          <w:sz w:val="24"/>
          <w:szCs w:val="24"/>
        </w:rPr>
      </w:pPr>
    </w:p>
    <w:p w:rsidR="001218F7" w:rsidRPr="00146FD7" w:rsidRDefault="001218F7" w:rsidP="001218F7">
      <w:pPr>
        <w:rPr>
          <w:sz w:val="32"/>
          <w:szCs w:val="24"/>
          <w:u w:val="single"/>
        </w:rPr>
      </w:pPr>
      <w:r w:rsidRPr="00146FD7">
        <w:rPr>
          <w:sz w:val="32"/>
          <w:szCs w:val="24"/>
          <w:u w:val="single"/>
        </w:rPr>
        <w:t>Thread de récupération du badge RFID :</w:t>
      </w:r>
    </w:p>
    <w:p w:rsidR="006F2257" w:rsidRDefault="006A517C" w:rsidP="00214CEF">
      <w:pPr>
        <w:jc w:val="both"/>
        <w:rPr>
          <w:sz w:val="32"/>
          <w:szCs w:val="24"/>
        </w:rPr>
      </w:pPr>
      <w:r>
        <w:rPr>
          <w:sz w:val="24"/>
          <w:szCs w:val="24"/>
        </w:rPr>
        <w:br/>
      </w:r>
      <w:r w:rsidR="0038527A">
        <w:rPr>
          <w:sz w:val="24"/>
          <w:szCs w:val="24"/>
        </w:rPr>
        <w:tab/>
      </w:r>
      <w:r w:rsidR="001218F7">
        <w:rPr>
          <w:sz w:val="24"/>
          <w:szCs w:val="24"/>
        </w:rPr>
        <w:t>Le Thread « T_ReadRFID » envoi, toute les 0.5s, une requête de lecture du badge a la station RFID, suivant la réponse de la station RFID, le Thread fais appelle au Delegate* qui exécute le traitement l’identifiant du badge</w:t>
      </w:r>
    </w:p>
    <w:p w:rsidR="006F2257" w:rsidRDefault="006F2257" w:rsidP="00214CEF">
      <w:pPr>
        <w:jc w:val="both"/>
        <w:rPr>
          <w:sz w:val="32"/>
          <w:szCs w:val="24"/>
        </w:rPr>
      </w:pPr>
    </w:p>
    <w:p w:rsidR="001218F7" w:rsidRDefault="001218F7" w:rsidP="00214CEF">
      <w:pPr>
        <w:jc w:val="both"/>
        <w:rPr>
          <w:sz w:val="20"/>
          <w:szCs w:val="20"/>
        </w:rPr>
      </w:pPr>
    </w:p>
    <w:p w:rsidR="0034555D" w:rsidRDefault="007818A6" w:rsidP="0034555D">
      <w:pPr>
        <w:jc w:val="both"/>
        <w:rPr>
          <w:rStyle w:val="apple-converted-space"/>
          <w:sz w:val="20"/>
          <w:szCs w:val="20"/>
          <w:shd w:val="clear" w:color="auto" w:fill="FFFFFF"/>
        </w:rPr>
      </w:pPr>
      <w:r>
        <w:rPr>
          <w:sz w:val="20"/>
          <w:szCs w:val="20"/>
        </w:rPr>
        <w:t>*</w:t>
      </w:r>
      <w:r w:rsidR="001218F7" w:rsidRPr="001218F7">
        <w:rPr>
          <w:sz w:val="20"/>
          <w:szCs w:val="20"/>
        </w:rPr>
        <w:t>Delegate :</w:t>
      </w:r>
      <w:r w:rsidR="001218F7" w:rsidRPr="001218F7">
        <w:rPr>
          <w:sz w:val="20"/>
          <w:szCs w:val="20"/>
          <w:shd w:val="clear" w:color="auto" w:fill="FFFFFF"/>
        </w:rPr>
        <w:t xml:space="preserve"> variables qui « pointent » vers une méthode.</w:t>
      </w:r>
      <w:r w:rsidR="001218F7" w:rsidRPr="001218F7">
        <w:rPr>
          <w:rStyle w:val="apple-converted-space"/>
          <w:sz w:val="20"/>
          <w:szCs w:val="20"/>
          <w:shd w:val="clear" w:color="auto" w:fill="FFFFFF"/>
        </w:rPr>
        <w:t> </w:t>
      </w:r>
    </w:p>
    <w:p w:rsidR="0034555D" w:rsidRPr="0034555D" w:rsidRDefault="0034555D" w:rsidP="0034555D">
      <w:r w:rsidRPr="0034555D">
        <w:lastRenderedPageBreak/>
        <w:t>THREAD de lecture de la station RFID tous les 500ms</w:t>
      </w:r>
    </w:p>
    <w:p w:rsidR="0034555D" w:rsidRPr="0034555D" w:rsidRDefault="004D78ED" w:rsidP="0034555D">
      <w:pPr>
        <w:autoSpaceDE w:val="0"/>
        <w:autoSpaceDN w:val="0"/>
        <w:adjustRightInd w:val="0"/>
        <w:spacing w:after="0" w:line="240" w:lineRule="auto"/>
        <w:ind w:firstLine="708"/>
        <w:rPr>
          <w:rFonts w:ascii="Tw Cen MT" w:hAnsi="Tw Cen MT" w:cs="Consolas"/>
          <w:color w:val="000000"/>
        </w:rPr>
      </w:pPr>
      <w:r>
        <w:rPr>
          <w:rFonts w:ascii="Tw Cen MT" w:hAnsi="Tw Cen MT" w:cs="Consolas"/>
          <w:noProof/>
          <w:color w:val="0000FF"/>
          <w:lang w:eastAsia="fr-FR"/>
        </w:rPr>
        <w:pict>
          <v:roundrect id="_x0000_s1041" style="position:absolute;left:0;text-align:left;margin-left:.4pt;margin-top:8.7pt;width:452.25pt;height:210pt;z-index:251657728" arcsize="2785f" filled="f" fillcolor="white [3201]" strokecolor="#00b050" strokeweight="1pt">
            <v:stroke dashstyle="dash"/>
            <v:shadow color="#868686"/>
          </v:roundrect>
        </w:pict>
      </w:r>
    </w:p>
    <w:p w:rsidR="00F123FF" w:rsidRPr="00F123FF" w:rsidRDefault="000F5200" w:rsidP="000F5200">
      <w:pPr>
        <w:autoSpaceDE w:val="0"/>
        <w:autoSpaceDN w:val="0"/>
        <w:adjustRightInd w:val="0"/>
        <w:spacing w:after="0" w:line="240" w:lineRule="auto"/>
        <w:rPr>
          <w:rFonts w:ascii="Tw Cen MT" w:hAnsi="Tw Cen MT" w:cs="Consolas"/>
          <w:color w:val="0000FF"/>
        </w:rPr>
      </w:pPr>
      <w:r>
        <w:rPr>
          <w:rFonts w:ascii="Tw Cen MT" w:hAnsi="Tw Cen MT" w:cs="Consolas"/>
          <w:color w:val="808080"/>
        </w:rPr>
        <w:t xml:space="preserve">    </w:t>
      </w:r>
      <w:r w:rsidR="00F123FF" w:rsidRPr="00F123FF">
        <w:rPr>
          <w:rFonts w:ascii="Tw Cen MT" w:hAnsi="Tw Cen MT" w:cs="Consolas"/>
          <w:color w:val="808080"/>
        </w:rPr>
        <w:t>#</w:t>
      </w:r>
      <w:proofErr w:type="spellStart"/>
      <w:r w:rsidR="00F123FF" w:rsidRPr="00F123FF">
        <w:rPr>
          <w:rFonts w:ascii="Tw Cen MT" w:hAnsi="Tw Cen MT" w:cs="Consolas"/>
          <w:color w:val="808080"/>
        </w:rPr>
        <w:t>region</w:t>
      </w:r>
      <w:proofErr w:type="spellEnd"/>
      <w:r w:rsidR="00F123FF" w:rsidRPr="00F123FF">
        <w:rPr>
          <w:rFonts w:ascii="Tw Cen MT" w:hAnsi="Tw Cen MT" w:cs="Consolas"/>
          <w:color w:val="000000"/>
        </w:rPr>
        <w:t xml:space="preserve"> THREAD de lecture de la </w:t>
      </w:r>
      <w:proofErr w:type="spellStart"/>
      <w:r w:rsidR="00F123FF" w:rsidRPr="00F123FF">
        <w:rPr>
          <w:rFonts w:ascii="Tw Cen MT" w:hAnsi="Tw Cen MT" w:cs="Consolas"/>
          <w:color w:val="000000"/>
        </w:rPr>
        <w:t>sation</w:t>
      </w:r>
      <w:proofErr w:type="spellEnd"/>
      <w:r w:rsidR="00F123FF" w:rsidRPr="00F123FF">
        <w:rPr>
          <w:rFonts w:ascii="Tw Cen MT" w:hAnsi="Tw Cen MT" w:cs="Consolas"/>
          <w:color w:val="000000"/>
        </w:rPr>
        <w:t xml:space="preserve"> RFID </w:t>
      </w:r>
      <w:proofErr w:type="spellStart"/>
      <w:r w:rsidR="00F123FF" w:rsidRPr="00F123FF">
        <w:rPr>
          <w:rFonts w:ascii="Tw Cen MT" w:hAnsi="Tw Cen MT" w:cs="Consolas"/>
          <w:color w:val="000000"/>
        </w:rPr>
        <w:t>tout</w:t>
      </w:r>
      <w:proofErr w:type="spellEnd"/>
      <w:r w:rsidR="00F123FF" w:rsidRPr="00F123FF">
        <w:rPr>
          <w:rFonts w:ascii="Tw Cen MT" w:hAnsi="Tw Cen MT" w:cs="Consolas"/>
          <w:color w:val="000000"/>
        </w:rPr>
        <w:t xml:space="preserve"> les 500ms</w:t>
      </w:r>
    </w:p>
    <w:p w:rsidR="0034555D" w:rsidRPr="00F123FF" w:rsidRDefault="000F5200" w:rsidP="000F5200">
      <w:pPr>
        <w:autoSpaceDE w:val="0"/>
        <w:autoSpaceDN w:val="0"/>
        <w:adjustRightInd w:val="0"/>
        <w:spacing w:after="0" w:line="240" w:lineRule="auto"/>
        <w:rPr>
          <w:rFonts w:ascii="Tw Cen MT" w:hAnsi="Tw Cen MT" w:cs="Consolas"/>
          <w:color w:val="000000"/>
          <w:lang w:val="en-US"/>
        </w:rPr>
      </w:pPr>
      <w:r w:rsidRPr="006A517C">
        <w:rPr>
          <w:rFonts w:ascii="Tw Cen MT" w:hAnsi="Tw Cen MT" w:cs="Consolas"/>
          <w:color w:val="0000FF"/>
        </w:rPr>
        <w:t xml:space="preserve">    </w:t>
      </w:r>
      <w:r w:rsidR="0034555D" w:rsidRPr="00F123FF">
        <w:rPr>
          <w:rFonts w:ascii="Tw Cen MT" w:hAnsi="Tw Cen MT" w:cs="Consolas"/>
          <w:color w:val="0000FF"/>
          <w:lang w:val="en-US"/>
        </w:rPr>
        <w:t>private</w:t>
      </w:r>
      <w:r w:rsidR="0034555D" w:rsidRPr="00F123FF">
        <w:rPr>
          <w:rFonts w:ascii="Tw Cen MT" w:hAnsi="Tw Cen MT" w:cs="Consolas"/>
          <w:color w:val="000000"/>
          <w:lang w:val="en-US"/>
        </w:rPr>
        <w:t xml:space="preserve"> </w:t>
      </w:r>
      <w:r w:rsidR="0034555D" w:rsidRPr="00F123FF">
        <w:rPr>
          <w:rFonts w:ascii="Tw Cen MT" w:hAnsi="Tw Cen MT" w:cs="Consolas"/>
          <w:color w:val="0000FF"/>
          <w:lang w:val="en-US"/>
        </w:rPr>
        <w:t>void</w:t>
      </w:r>
      <w:r w:rsidR="0034555D" w:rsidRPr="00F123FF">
        <w:rPr>
          <w:rFonts w:ascii="Tw Cen MT" w:hAnsi="Tw Cen MT" w:cs="Consolas"/>
          <w:color w:val="000000"/>
          <w:lang w:val="en-US"/>
        </w:rPr>
        <w:t xml:space="preserve"> </w:t>
      </w:r>
      <w:proofErr w:type="spellStart"/>
      <w:r w:rsidR="0034555D" w:rsidRPr="00F123FF">
        <w:rPr>
          <w:rFonts w:ascii="Tw Cen MT" w:hAnsi="Tw Cen MT" w:cs="Consolas"/>
          <w:color w:val="000000"/>
          <w:lang w:val="en-US"/>
        </w:rPr>
        <w:t>ReadRFID</w:t>
      </w:r>
      <w:proofErr w:type="spellEnd"/>
      <w:r w:rsidR="0034555D" w:rsidRPr="00F123FF">
        <w:rPr>
          <w:rFonts w:ascii="Tw Cen MT" w:hAnsi="Tw Cen MT" w:cs="Consolas"/>
          <w:color w:val="000000"/>
          <w:lang w:val="en-US"/>
        </w:rPr>
        <w:t>()</w:t>
      </w:r>
    </w:p>
    <w:p w:rsidR="0034555D" w:rsidRPr="00F123FF"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34555D" w:rsidRPr="00F123FF">
        <w:rPr>
          <w:rFonts w:ascii="Tw Cen MT" w:hAnsi="Tw Cen MT" w:cs="Consolas"/>
          <w:color w:val="000000"/>
          <w:lang w:val="en-US"/>
        </w:rPr>
        <w:t>{</w:t>
      </w:r>
    </w:p>
    <w:p w:rsidR="0034555D" w:rsidRPr="00F123FF"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34555D" w:rsidRPr="00F123FF">
        <w:rPr>
          <w:rFonts w:ascii="Tw Cen MT" w:hAnsi="Tw Cen MT" w:cs="Consolas"/>
          <w:color w:val="000000"/>
          <w:lang w:val="en-US"/>
        </w:rPr>
        <w:t xml:space="preserve">    </w:t>
      </w:r>
      <w:r w:rsidR="0034555D" w:rsidRPr="00F123FF">
        <w:rPr>
          <w:rFonts w:ascii="Tw Cen MT" w:hAnsi="Tw Cen MT" w:cs="Consolas"/>
          <w:color w:val="0000FF"/>
          <w:lang w:val="en-US"/>
        </w:rPr>
        <w:t>while</w:t>
      </w:r>
      <w:r w:rsidR="0034555D" w:rsidRPr="00F123FF">
        <w:rPr>
          <w:rFonts w:ascii="Tw Cen MT" w:hAnsi="Tw Cen MT" w:cs="Consolas"/>
          <w:color w:val="000000"/>
          <w:lang w:val="en-US"/>
        </w:rPr>
        <w:t xml:space="preserve"> (</w:t>
      </w:r>
      <w:r w:rsidR="0034555D" w:rsidRPr="00F123FF">
        <w:rPr>
          <w:rFonts w:ascii="Tw Cen MT" w:hAnsi="Tw Cen MT" w:cs="Consolas"/>
          <w:color w:val="0000FF"/>
          <w:lang w:val="en-US"/>
        </w:rPr>
        <w:t>true</w:t>
      </w:r>
      <w:r w:rsidR="0034555D" w:rsidRPr="00F123FF">
        <w:rPr>
          <w:rFonts w:ascii="Tw Cen MT" w:hAnsi="Tw Cen MT" w:cs="Consolas"/>
          <w:color w:val="000000"/>
          <w:lang w:val="en-US"/>
        </w:rPr>
        <w:t xml:space="preserve">) { </w:t>
      </w:r>
    </w:p>
    <w:p w:rsidR="0034555D" w:rsidRPr="00F123FF"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34555D" w:rsidRPr="00F123FF">
        <w:rPr>
          <w:rFonts w:ascii="Tw Cen MT" w:hAnsi="Tw Cen MT" w:cs="Consolas"/>
          <w:color w:val="000000"/>
          <w:lang w:val="en-US"/>
        </w:rPr>
        <w:t xml:space="preserve">        </w:t>
      </w:r>
      <w:r w:rsidR="0034555D" w:rsidRPr="00F123FF">
        <w:rPr>
          <w:rFonts w:ascii="Tw Cen MT" w:hAnsi="Tw Cen MT" w:cs="Consolas"/>
          <w:color w:val="0000FF"/>
          <w:lang w:val="en-US"/>
        </w:rPr>
        <w:t>while</w:t>
      </w:r>
      <w:r w:rsidR="0034555D" w:rsidRPr="00F123FF">
        <w:rPr>
          <w:rFonts w:ascii="Tw Cen MT" w:hAnsi="Tw Cen MT" w:cs="Consolas"/>
          <w:color w:val="000000"/>
          <w:lang w:val="en-US"/>
        </w:rPr>
        <w:t xml:space="preserve"> (etat_Connection_RFID)</w:t>
      </w:r>
    </w:p>
    <w:p w:rsidR="0034555D" w:rsidRPr="00F123FF"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34555D" w:rsidRPr="00F123FF">
        <w:rPr>
          <w:rFonts w:ascii="Tw Cen MT" w:hAnsi="Tw Cen MT" w:cs="Consolas"/>
          <w:color w:val="000000"/>
          <w:lang w:val="en-US"/>
        </w:rPr>
        <w:t xml:space="preserve">        {</w:t>
      </w:r>
    </w:p>
    <w:p w:rsidR="0034555D" w:rsidRPr="00F123FF"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34555D" w:rsidRPr="00F123FF">
        <w:rPr>
          <w:rFonts w:ascii="Tw Cen MT" w:hAnsi="Tw Cen MT" w:cs="Consolas"/>
          <w:color w:val="000000"/>
          <w:lang w:val="en-US"/>
        </w:rPr>
        <w:t xml:space="preserve">            </w:t>
      </w:r>
      <w:r w:rsidR="0034555D" w:rsidRPr="00F123FF">
        <w:rPr>
          <w:rFonts w:ascii="Tw Cen MT" w:hAnsi="Tw Cen MT" w:cs="Consolas"/>
          <w:color w:val="0000FF"/>
          <w:lang w:val="en-US"/>
        </w:rPr>
        <w:t>ushort</w:t>
      </w:r>
      <w:r w:rsidR="0034555D" w:rsidRPr="00F123FF">
        <w:rPr>
          <w:rFonts w:ascii="Tw Cen MT" w:hAnsi="Tw Cen MT" w:cs="Consolas"/>
          <w:color w:val="000000"/>
          <w:lang w:val="en-US"/>
        </w:rPr>
        <w:t xml:space="preserve"> ID = </w:t>
      </w:r>
      <w:r w:rsidR="0034555D" w:rsidRPr="00F123FF">
        <w:rPr>
          <w:rFonts w:ascii="Tw Cen MT" w:hAnsi="Tw Cen MT" w:cs="Consolas"/>
          <w:color w:val="0000FF"/>
          <w:lang w:val="en-US"/>
        </w:rPr>
        <w:t>ushort</w:t>
      </w:r>
      <w:r w:rsidR="0034555D" w:rsidRPr="00F123FF">
        <w:rPr>
          <w:rFonts w:ascii="Tw Cen MT" w:hAnsi="Tw Cen MT" w:cs="Consolas"/>
          <w:color w:val="000000"/>
          <w:lang w:val="en-US"/>
        </w:rPr>
        <w:t>.Parse(</w:t>
      </w:r>
      <w:r w:rsidR="0034555D" w:rsidRPr="00F123FF">
        <w:rPr>
          <w:rFonts w:ascii="Tw Cen MT" w:hAnsi="Tw Cen MT" w:cs="Consolas"/>
          <w:color w:val="A31515"/>
          <w:lang w:val="en-US"/>
        </w:rPr>
        <w:t>"3"</w:t>
      </w:r>
      <w:r w:rsidR="0034555D" w:rsidRPr="00F123FF">
        <w:rPr>
          <w:rFonts w:ascii="Tw Cen MT" w:hAnsi="Tw Cen MT" w:cs="Consolas"/>
          <w:color w:val="000000"/>
          <w:lang w:val="en-US"/>
        </w:rPr>
        <w:t>);</w:t>
      </w:r>
    </w:p>
    <w:p w:rsidR="0034555D" w:rsidRPr="00F123FF"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34555D" w:rsidRPr="00F123FF">
        <w:rPr>
          <w:rFonts w:ascii="Tw Cen MT" w:hAnsi="Tw Cen MT" w:cs="Consolas"/>
          <w:color w:val="000000"/>
          <w:lang w:val="en-US"/>
        </w:rPr>
        <w:t xml:space="preserve">            </w:t>
      </w:r>
      <w:r w:rsidR="0034555D" w:rsidRPr="00F123FF">
        <w:rPr>
          <w:rFonts w:ascii="Tw Cen MT" w:hAnsi="Tw Cen MT" w:cs="Consolas"/>
          <w:color w:val="0000FF"/>
          <w:lang w:val="en-US"/>
        </w:rPr>
        <w:t>byte</w:t>
      </w:r>
      <w:r w:rsidR="0034555D" w:rsidRPr="00F123FF">
        <w:rPr>
          <w:rFonts w:ascii="Tw Cen MT" w:hAnsi="Tw Cen MT" w:cs="Consolas"/>
          <w:color w:val="000000"/>
          <w:lang w:val="en-US"/>
        </w:rPr>
        <w:t xml:space="preserve"> unit = </w:t>
      </w:r>
      <w:r w:rsidR="0034555D" w:rsidRPr="00F123FF">
        <w:rPr>
          <w:rFonts w:ascii="Tw Cen MT" w:hAnsi="Tw Cen MT" w:cs="Consolas"/>
          <w:color w:val="2B91AF"/>
          <w:lang w:val="en-US"/>
        </w:rPr>
        <w:t>Convert</w:t>
      </w:r>
      <w:r w:rsidR="0034555D" w:rsidRPr="00F123FF">
        <w:rPr>
          <w:rFonts w:ascii="Tw Cen MT" w:hAnsi="Tw Cen MT" w:cs="Consolas"/>
          <w:color w:val="000000"/>
          <w:lang w:val="en-US"/>
        </w:rPr>
        <w:t>.ToByte(1);</w:t>
      </w:r>
    </w:p>
    <w:p w:rsidR="0034555D" w:rsidRPr="00F123FF"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34555D" w:rsidRPr="00F123FF">
        <w:rPr>
          <w:rFonts w:ascii="Tw Cen MT" w:hAnsi="Tw Cen MT" w:cs="Consolas"/>
          <w:color w:val="000000"/>
          <w:lang w:val="en-US"/>
        </w:rPr>
        <w:t xml:space="preserve">            </w:t>
      </w:r>
      <w:r w:rsidR="0034555D" w:rsidRPr="00F123FF">
        <w:rPr>
          <w:rFonts w:ascii="Tw Cen MT" w:hAnsi="Tw Cen MT" w:cs="Consolas"/>
          <w:color w:val="0000FF"/>
          <w:lang w:val="en-US"/>
        </w:rPr>
        <w:t>ushort</w:t>
      </w:r>
      <w:r w:rsidR="0034555D" w:rsidRPr="00F123FF">
        <w:rPr>
          <w:rFonts w:ascii="Tw Cen MT" w:hAnsi="Tw Cen MT" w:cs="Consolas"/>
          <w:color w:val="000000"/>
          <w:lang w:val="en-US"/>
        </w:rPr>
        <w:t xml:space="preserve"> StartAddress = 0;</w:t>
      </w:r>
    </w:p>
    <w:p w:rsidR="0034555D" w:rsidRPr="00F123FF"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34555D" w:rsidRPr="00F123FF">
        <w:rPr>
          <w:rFonts w:ascii="Tw Cen MT" w:hAnsi="Tw Cen MT" w:cs="Consolas"/>
          <w:color w:val="000000"/>
          <w:lang w:val="en-US"/>
        </w:rPr>
        <w:t xml:space="preserve">            </w:t>
      </w:r>
      <w:r w:rsidR="0034555D" w:rsidRPr="00F123FF">
        <w:rPr>
          <w:rFonts w:ascii="Tw Cen MT" w:hAnsi="Tw Cen MT" w:cs="Consolas"/>
          <w:color w:val="0000FF"/>
          <w:lang w:val="en-US"/>
        </w:rPr>
        <w:t>byte</w:t>
      </w:r>
      <w:r w:rsidR="0034555D" w:rsidRPr="00F123FF">
        <w:rPr>
          <w:rFonts w:ascii="Tw Cen MT" w:hAnsi="Tw Cen MT" w:cs="Consolas"/>
          <w:color w:val="000000"/>
          <w:lang w:val="en-US"/>
        </w:rPr>
        <w:t xml:space="preserve"> Length = </w:t>
      </w:r>
      <w:proofErr w:type="spellStart"/>
      <w:r w:rsidR="0034555D" w:rsidRPr="00F123FF">
        <w:rPr>
          <w:rFonts w:ascii="Tw Cen MT" w:hAnsi="Tw Cen MT" w:cs="Consolas"/>
          <w:color w:val="2B91AF"/>
          <w:lang w:val="en-US"/>
        </w:rPr>
        <w:t>Convert</w:t>
      </w:r>
      <w:r w:rsidR="0034555D" w:rsidRPr="00F123FF">
        <w:rPr>
          <w:rFonts w:ascii="Tw Cen MT" w:hAnsi="Tw Cen MT" w:cs="Consolas"/>
          <w:color w:val="000000"/>
          <w:lang w:val="en-US"/>
        </w:rPr>
        <w:t>.ToByte</w:t>
      </w:r>
      <w:proofErr w:type="spellEnd"/>
      <w:r w:rsidR="0034555D" w:rsidRPr="00F123FF">
        <w:rPr>
          <w:rFonts w:ascii="Tw Cen MT" w:hAnsi="Tw Cen MT" w:cs="Consolas"/>
          <w:color w:val="000000"/>
          <w:lang w:val="en-US"/>
        </w:rPr>
        <w:t>(32);</w:t>
      </w:r>
    </w:p>
    <w:p w:rsidR="0034555D" w:rsidRPr="00F123FF" w:rsidRDefault="0034555D" w:rsidP="0034555D">
      <w:pPr>
        <w:autoSpaceDE w:val="0"/>
        <w:autoSpaceDN w:val="0"/>
        <w:adjustRightInd w:val="0"/>
        <w:spacing w:after="0" w:line="240" w:lineRule="auto"/>
        <w:rPr>
          <w:rFonts w:ascii="Tw Cen MT" w:hAnsi="Tw Cen MT" w:cs="Consolas"/>
          <w:color w:val="000000"/>
          <w:lang w:val="en-US"/>
        </w:rPr>
      </w:pPr>
      <w:r w:rsidRPr="00F123FF">
        <w:rPr>
          <w:rFonts w:ascii="Tw Cen MT" w:hAnsi="Tw Cen MT" w:cs="Consolas"/>
          <w:color w:val="000000"/>
          <w:lang w:val="en-US"/>
        </w:rPr>
        <w:tab/>
      </w:r>
    </w:p>
    <w:p w:rsidR="0034555D" w:rsidRPr="00F123FF" w:rsidRDefault="0034555D" w:rsidP="0034555D">
      <w:pPr>
        <w:autoSpaceDE w:val="0"/>
        <w:autoSpaceDN w:val="0"/>
        <w:adjustRightInd w:val="0"/>
        <w:spacing w:after="0" w:line="240" w:lineRule="auto"/>
        <w:rPr>
          <w:rFonts w:ascii="Tw Cen MT" w:hAnsi="Tw Cen MT" w:cs="Consolas"/>
          <w:color w:val="000000"/>
          <w:lang w:val="en-US"/>
        </w:rPr>
      </w:pPr>
      <w:r w:rsidRPr="00F123FF">
        <w:rPr>
          <w:rFonts w:ascii="Tw Cen MT" w:hAnsi="Tw Cen MT" w:cs="Consolas"/>
          <w:color w:val="000000"/>
          <w:lang w:val="en-US"/>
        </w:rPr>
        <w:t xml:space="preserve"> </w:t>
      </w:r>
      <w:r w:rsidR="000F5200">
        <w:rPr>
          <w:rFonts w:ascii="Tw Cen MT" w:hAnsi="Tw Cen MT" w:cs="Consolas"/>
          <w:color w:val="000000"/>
          <w:lang w:val="en-US"/>
        </w:rPr>
        <w:t xml:space="preserve">    </w:t>
      </w:r>
      <w:r w:rsidRPr="00F123FF">
        <w:rPr>
          <w:rFonts w:ascii="Tw Cen MT" w:hAnsi="Tw Cen MT" w:cs="Consolas"/>
          <w:color w:val="000000"/>
          <w:lang w:val="en-US"/>
        </w:rPr>
        <w:t xml:space="preserve">           </w:t>
      </w:r>
      <w:proofErr w:type="spellStart"/>
      <w:r w:rsidRPr="00F123FF">
        <w:rPr>
          <w:rFonts w:ascii="Tw Cen MT" w:hAnsi="Tw Cen MT" w:cs="Consolas"/>
          <w:color w:val="000000"/>
          <w:lang w:val="en-US"/>
        </w:rPr>
        <w:t>MBmaster.ReadHoldingRegister</w:t>
      </w:r>
      <w:proofErr w:type="spellEnd"/>
      <w:r w:rsidRPr="00F123FF">
        <w:rPr>
          <w:rFonts w:ascii="Tw Cen MT" w:hAnsi="Tw Cen MT" w:cs="Consolas"/>
          <w:color w:val="000000"/>
          <w:lang w:val="en-US"/>
        </w:rPr>
        <w:t xml:space="preserve">(ID, unit, </w:t>
      </w:r>
      <w:proofErr w:type="spellStart"/>
      <w:r w:rsidRPr="00F123FF">
        <w:rPr>
          <w:rFonts w:ascii="Tw Cen MT" w:hAnsi="Tw Cen MT" w:cs="Consolas"/>
          <w:color w:val="000000"/>
          <w:lang w:val="en-US"/>
        </w:rPr>
        <w:t>StartAddress</w:t>
      </w:r>
      <w:proofErr w:type="spellEnd"/>
      <w:r w:rsidRPr="00F123FF">
        <w:rPr>
          <w:rFonts w:ascii="Tw Cen MT" w:hAnsi="Tw Cen MT" w:cs="Consolas"/>
          <w:color w:val="000000"/>
          <w:lang w:val="en-US"/>
        </w:rPr>
        <w:t>, Length);</w:t>
      </w:r>
      <w:r w:rsidR="00F123FF" w:rsidRPr="00F123FF">
        <w:rPr>
          <w:rFonts w:ascii="Tw Cen MT" w:hAnsi="Tw Cen MT" w:cs="Consolas"/>
          <w:color w:val="000000"/>
          <w:lang w:val="en-US"/>
        </w:rPr>
        <w:t xml:space="preserve">  </w:t>
      </w:r>
      <w:r w:rsidR="00F123FF" w:rsidRPr="00F123FF">
        <w:rPr>
          <w:rFonts w:ascii="Tw Cen MT" w:hAnsi="Tw Cen MT" w:cs="Consolas"/>
          <w:color w:val="008000"/>
          <w:lang w:val="en-US"/>
        </w:rPr>
        <w:t>//</w:t>
      </w:r>
      <w:proofErr w:type="spellStart"/>
      <w:r w:rsidR="00F123FF" w:rsidRPr="00F123FF">
        <w:rPr>
          <w:rFonts w:ascii="Tw Cen MT" w:hAnsi="Tw Cen MT" w:cs="Consolas"/>
          <w:color w:val="008000"/>
          <w:lang w:val="en-US"/>
        </w:rPr>
        <w:t>requete</w:t>
      </w:r>
      <w:proofErr w:type="spellEnd"/>
      <w:r w:rsidR="00F123FF" w:rsidRPr="00F123FF">
        <w:rPr>
          <w:rFonts w:ascii="Tw Cen MT" w:hAnsi="Tw Cen MT" w:cs="Consolas"/>
          <w:color w:val="008000"/>
          <w:lang w:val="en-US"/>
        </w:rPr>
        <w:t xml:space="preserve"> RFID</w:t>
      </w:r>
    </w:p>
    <w:p w:rsidR="0034555D" w:rsidRPr="00F123FF" w:rsidRDefault="0034555D" w:rsidP="0034555D">
      <w:pPr>
        <w:autoSpaceDE w:val="0"/>
        <w:autoSpaceDN w:val="0"/>
        <w:adjustRightInd w:val="0"/>
        <w:spacing w:after="0" w:line="240" w:lineRule="auto"/>
        <w:rPr>
          <w:rFonts w:ascii="Tw Cen MT" w:hAnsi="Tw Cen MT" w:cs="Consolas"/>
          <w:color w:val="000000"/>
        </w:rPr>
      </w:pPr>
      <w:r w:rsidRPr="00F123FF">
        <w:rPr>
          <w:rFonts w:ascii="Tw Cen MT" w:hAnsi="Tw Cen MT" w:cs="Consolas"/>
          <w:color w:val="000000"/>
          <w:lang w:val="en-US"/>
        </w:rPr>
        <w:t xml:space="preserve">  </w:t>
      </w:r>
      <w:r w:rsidR="000F5200">
        <w:rPr>
          <w:rFonts w:ascii="Tw Cen MT" w:hAnsi="Tw Cen MT" w:cs="Consolas"/>
          <w:color w:val="000000"/>
          <w:lang w:val="en-US"/>
        </w:rPr>
        <w:t xml:space="preserve">    </w:t>
      </w:r>
      <w:r w:rsidRPr="00F123FF">
        <w:rPr>
          <w:rFonts w:ascii="Tw Cen MT" w:hAnsi="Tw Cen MT" w:cs="Consolas"/>
          <w:color w:val="000000"/>
          <w:lang w:val="en-US"/>
        </w:rPr>
        <w:t xml:space="preserve">          </w:t>
      </w:r>
      <w:r w:rsidRPr="00F123FF">
        <w:rPr>
          <w:rFonts w:ascii="Tw Cen MT" w:hAnsi="Tw Cen MT" w:cs="Consolas"/>
          <w:color w:val="2B91AF"/>
        </w:rPr>
        <w:t>Task</w:t>
      </w:r>
      <w:r w:rsidRPr="00F123FF">
        <w:rPr>
          <w:rFonts w:ascii="Tw Cen MT" w:hAnsi="Tw Cen MT" w:cs="Consolas"/>
          <w:color w:val="000000"/>
        </w:rPr>
        <w:t>.Delay(500).Wait();</w:t>
      </w:r>
    </w:p>
    <w:p w:rsidR="0034555D" w:rsidRPr="00F123FF" w:rsidRDefault="0034555D" w:rsidP="0034555D">
      <w:pPr>
        <w:autoSpaceDE w:val="0"/>
        <w:autoSpaceDN w:val="0"/>
        <w:adjustRightInd w:val="0"/>
        <w:spacing w:after="0" w:line="240" w:lineRule="auto"/>
        <w:rPr>
          <w:rFonts w:ascii="Tw Cen MT" w:hAnsi="Tw Cen MT" w:cs="Consolas"/>
          <w:color w:val="000000"/>
        </w:rPr>
      </w:pPr>
      <w:r w:rsidRPr="00F123FF">
        <w:rPr>
          <w:rFonts w:ascii="Tw Cen MT" w:hAnsi="Tw Cen MT" w:cs="Consolas"/>
          <w:color w:val="000000"/>
        </w:rPr>
        <w:t xml:space="preserve"> </w:t>
      </w:r>
      <w:r w:rsidR="000F5200">
        <w:rPr>
          <w:rFonts w:ascii="Tw Cen MT" w:hAnsi="Tw Cen MT" w:cs="Consolas"/>
          <w:color w:val="000000"/>
        </w:rPr>
        <w:t xml:space="preserve">    </w:t>
      </w:r>
      <w:r w:rsidRPr="00F123FF">
        <w:rPr>
          <w:rFonts w:ascii="Tw Cen MT" w:hAnsi="Tw Cen MT" w:cs="Consolas"/>
          <w:color w:val="000000"/>
        </w:rPr>
        <w:t xml:space="preserve">       }</w:t>
      </w:r>
    </w:p>
    <w:p w:rsidR="0034555D" w:rsidRPr="00F123FF" w:rsidRDefault="000F5200" w:rsidP="000F5200">
      <w:pPr>
        <w:autoSpaceDE w:val="0"/>
        <w:autoSpaceDN w:val="0"/>
        <w:adjustRightInd w:val="0"/>
        <w:spacing w:after="0" w:line="240" w:lineRule="auto"/>
        <w:rPr>
          <w:rFonts w:ascii="Tw Cen MT" w:hAnsi="Tw Cen MT" w:cs="Consolas"/>
          <w:color w:val="000000"/>
        </w:rPr>
      </w:pPr>
      <w:r>
        <w:rPr>
          <w:rFonts w:ascii="Tw Cen MT" w:hAnsi="Tw Cen MT" w:cs="Consolas"/>
          <w:color w:val="000000"/>
        </w:rPr>
        <w:t xml:space="preserve">    </w:t>
      </w:r>
      <w:r w:rsidR="0034555D" w:rsidRPr="00F123FF">
        <w:rPr>
          <w:rFonts w:ascii="Tw Cen MT" w:hAnsi="Tw Cen MT" w:cs="Consolas"/>
          <w:color w:val="000000"/>
        </w:rPr>
        <w:t xml:space="preserve">    }            </w:t>
      </w:r>
    </w:p>
    <w:p w:rsidR="0034555D" w:rsidRPr="00F123FF" w:rsidRDefault="000F5200" w:rsidP="000F5200">
      <w:pPr>
        <w:autoSpaceDE w:val="0"/>
        <w:autoSpaceDN w:val="0"/>
        <w:adjustRightInd w:val="0"/>
        <w:spacing w:after="0" w:line="240" w:lineRule="auto"/>
        <w:rPr>
          <w:rFonts w:ascii="Tw Cen MT" w:hAnsi="Tw Cen MT" w:cs="Consolas"/>
          <w:color w:val="000000"/>
        </w:rPr>
      </w:pPr>
      <w:r>
        <w:rPr>
          <w:rFonts w:ascii="Tw Cen MT" w:hAnsi="Tw Cen MT" w:cs="Consolas"/>
          <w:color w:val="000000"/>
        </w:rPr>
        <w:t xml:space="preserve">    </w:t>
      </w:r>
      <w:r w:rsidR="0034555D" w:rsidRPr="00F123FF">
        <w:rPr>
          <w:rFonts w:ascii="Tw Cen MT" w:hAnsi="Tw Cen MT" w:cs="Consolas"/>
          <w:color w:val="000000"/>
        </w:rPr>
        <w:t>}</w:t>
      </w:r>
    </w:p>
    <w:p w:rsidR="00F123FF" w:rsidRPr="00F123FF" w:rsidRDefault="000F5200" w:rsidP="000F5200">
      <w:pPr>
        <w:autoSpaceDE w:val="0"/>
        <w:autoSpaceDN w:val="0"/>
        <w:adjustRightInd w:val="0"/>
        <w:spacing w:after="0" w:line="240" w:lineRule="auto"/>
        <w:rPr>
          <w:rFonts w:ascii="Tw Cen MT" w:hAnsi="Tw Cen MT" w:cs="Consolas"/>
          <w:color w:val="000000"/>
        </w:rPr>
      </w:pPr>
      <w:r>
        <w:rPr>
          <w:rFonts w:ascii="Tw Cen MT" w:hAnsi="Tw Cen MT" w:cs="Consolas"/>
          <w:color w:val="808080"/>
        </w:rPr>
        <w:t xml:space="preserve">    </w:t>
      </w:r>
      <w:r w:rsidR="00F123FF" w:rsidRPr="00F123FF">
        <w:rPr>
          <w:rFonts w:ascii="Tw Cen MT" w:hAnsi="Tw Cen MT" w:cs="Consolas"/>
          <w:color w:val="808080"/>
        </w:rPr>
        <w:t>#</w:t>
      </w:r>
      <w:proofErr w:type="spellStart"/>
      <w:r w:rsidR="00F123FF" w:rsidRPr="00F123FF">
        <w:rPr>
          <w:rFonts w:ascii="Tw Cen MT" w:hAnsi="Tw Cen MT" w:cs="Consolas"/>
          <w:color w:val="808080"/>
        </w:rPr>
        <w:t>endregion</w:t>
      </w:r>
      <w:proofErr w:type="spellEnd"/>
    </w:p>
    <w:p w:rsidR="006F2257" w:rsidRDefault="0034555D" w:rsidP="0034555D">
      <w:pPr>
        <w:jc w:val="both"/>
        <w:rPr>
          <w:rFonts w:ascii="Tw Cen MT" w:hAnsi="Tw Cen MT" w:cs="Consolas"/>
          <w:color w:val="000000"/>
        </w:rPr>
      </w:pPr>
      <w:r>
        <w:rPr>
          <w:sz w:val="32"/>
          <w:szCs w:val="24"/>
        </w:rPr>
        <w:br/>
      </w:r>
    </w:p>
    <w:p w:rsidR="00F123FF" w:rsidRPr="00F123FF" w:rsidRDefault="004D78ED" w:rsidP="00F123FF">
      <w:r>
        <w:rPr>
          <w:noProof/>
          <w:lang w:eastAsia="fr-FR"/>
        </w:rPr>
        <w:pict>
          <v:roundrect id="_x0000_s1042" style="position:absolute;margin-left:.4pt;margin-top:36.25pt;width:452.25pt;height:52.55pt;z-index:251658752" arcsize="2785f" filled="f" fillcolor="white [3201]" strokecolor="#00b050" strokeweight="1pt">
            <v:stroke dashstyle="dash"/>
            <v:shadow color="#868686"/>
          </v:roundrect>
        </w:pict>
      </w:r>
      <w:r w:rsidR="0034555D" w:rsidRPr="0034555D">
        <w:t>Action effectué</w:t>
      </w:r>
      <w:r w:rsidR="00F63BA3">
        <w:t xml:space="preserve"> s</w:t>
      </w:r>
      <w:r w:rsidR="0034555D" w:rsidRPr="0034555D">
        <w:t xml:space="preserve">i aucun Badge n’est présent </w:t>
      </w:r>
      <w:r w:rsidR="00F63BA3">
        <w:br/>
      </w:r>
    </w:p>
    <w:p w:rsidR="006F2257" w:rsidRPr="00F123FF" w:rsidRDefault="000F5200" w:rsidP="000F5200">
      <w:pPr>
        <w:rPr>
          <w:rFonts w:ascii="Tw Cen MT" w:hAnsi="Tw Cen MT"/>
        </w:rPr>
      </w:pPr>
      <w:r>
        <w:rPr>
          <w:rFonts w:ascii="Tw Cen MT" w:hAnsi="Tw Cen MT" w:cs="Consolas"/>
          <w:color w:val="808080"/>
        </w:rPr>
        <w:t xml:space="preserve">    </w:t>
      </w:r>
      <w:r w:rsidR="00F123FF" w:rsidRPr="00F123FF">
        <w:rPr>
          <w:rFonts w:ascii="Tw Cen MT" w:hAnsi="Tw Cen MT" w:cs="Consolas"/>
          <w:color w:val="808080"/>
        </w:rPr>
        <w:t>#</w:t>
      </w:r>
      <w:proofErr w:type="spellStart"/>
      <w:r w:rsidR="00F123FF" w:rsidRPr="00F123FF">
        <w:rPr>
          <w:rFonts w:ascii="Tw Cen MT" w:hAnsi="Tw Cen MT" w:cs="Consolas"/>
          <w:color w:val="808080"/>
        </w:rPr>
        <w:t>region</w:t>
      </w:r>
      <w:proofErr w:type="spellEnd"/>
      <w:r w:rsidR="00F123FF" w:rsidRPr="00F123FF">
        <w:rPr>
          <w:rFonts w:ascii="Tw Cen MT" w:hAnsi="Tw Cen MT" w:cs="Consolas"/>
          <w:color w:val="000000"/>
        </w:rPr>
        <w:t xml:space="preserve"> ACTION EFFECTUE SI UNE CARTE EST LUE</w:t>
      </w:r>
      <w:r w:rsidR="00F123FF" w:rsidRPr="00F123FF">
        <w:rPr>
          <w:rFonts w:ascii="Tw Cen MT" w:hAnsi="Tw Cen MT" w:cs="Consolas"/>
          <w:color w:val="0000FF"/>
        </w:rPr>
        <w:br/>
      </w:r>
      <w:r>
        <w:rPr>
          <w:rFonts w:ascii="Tw Cen MT" w:hAnsi="Tw Cen MT" w:cs="Consolas"/>
          <w:color w:val="0000FF"/>
        </w:rPr>
        <w:t xml:space="preserve">    </w:t>
      </w:r>
      <w:proofErr w:type="spellStart"/>
      <w:r w:rsidR="0034555D" w:rsidRPr="00F123FF">
        <w:rPr>
          <w:rFonts w:ascii="Tw Cen MT" w:hAnsi="Tw Cen MT" w:cs="Consolas"/>
          <w:color w:val="0000FF"/>
        </w:rPr>
        <w:t>private</w:t>
      </w:r>
      <w:proofErr w:type="spellEnd"/>
      <w:r w:rsidR="0034555D" w:rsidRPr="00F123FF">
        <w:rPr>
          <w:rFonts w:ascii="Tw Cen MT" w:hAnsi="Tw Cen MT" w:cs="Consolas"/>
          <w:color w:val="000000"/>
        </w:rPr>
        <w:t xml:space="preserve"> </w:t>
      </w:r>
      <w:proofErr w:type="spellStart"/>
      <w:r w:rsidR="0034555D" w:rsidRPr="00F123FF">
        <w:rPr>
          <w:rFonts w:ascii="Tw Cen MT" w:hAnsi="Tw Cen MT" w:cs="Consolas"/>
          <w:color w:val="0000FF"/>
        </w:rPr>
        <w:t>void</w:t>
      </w:r>
      <w:proofErr w:type="spellEnd"/>
      <w:r w:rsidR="0034555D" w:rsidRPr="00F123FF">
        <w:rPr>
          <w:rFonts w:ascii="Tw Cen MT" w:hAnsi="Tw Cen MT" w:cs="Consolas"/>
          <w:color w:val="000000"/>
        </w:rPr>
        <w:t xml:space="preserve"> </w:t>
      </w:r>
      <w:proofErr w:type="spellStart"/>
      <w:r w:rsidR="0034555D" w:rsidRPr="00F123FF">
        <w:rPr>
          <w:rFonts w:ascii="Tw Cen MT" w:hAnsi="Tw Cen MT" w:cs="Consolas"/>
          <w:color w:val="000000"/>
        </w:rPr>
        <w:t>MBmaster_OnException</w:t>
      </w:r>
      <w:proofErr w:type="spellEnd"/>
      <w:r w:rsidR="0034555D" w:rsidRPr="00F123FF">
        <w:rPr>
          <w:rFonts w:ascii="Tw Cen MT" w:hAnsi="Tw Cen MT" w:cs="Consolas"/>
          <w:color w:val="000000"/>
        </w:rPr>
        <w:t>(</w:t>
      </w:r>
      <w:proofErr w:type="spellStart"/>
      <w:r w:rsidR="0034555D" w:rsidRPr="00F123FF">
        <w:rPr>
          <w:rFonts w:ascii="Tw Cen MT" w:hAnsi="Tw Cen MT" w:cs="Consolas"/>
          <w:color w:val="0000FF"/>
        </w:rPr>
        <w:t>ushort</w:t>
      </w:r>
      <w:proofErr w:type="spellEnd"/>
      <w:r w:rsidR="0034555D" w:rsidRPr="00F123FF">
        <w:rPr>
          <w:rFonts w:ascii="Tw Cen MT" w:hAnsi="Tw Cen MT" w:cs="Consolas"/>
          <w:color w:val="000000"/>
        </w:rPr>
        <w:t xml:space="preserve"> id, </w:t>
      </w:r>
      <w:r w:rsidR="0034555D" w:rsidRPr="00F123FF">
        <w:rPr>
          <w:rFonts w:ascii="Tw Cen MT" w:hAnsi="Tw Cen MT" w:cs="Consolas"/>
          <w:color w:val="0000FF"/>
        </w:rPr>
        <w:t>byte</w:t>
      </w:r>
      <w:r w:rsidR="0034555D" w:rsidRPr="00F123FF">
        <w:rPr>
          <w:rFonts w:ascii="Tw Cen MT" w:hAnsi="Tw Cen MT" w:cs="Consolas"/>
          <w:color w:val="000000"/>
        </w:rPr>
        <w:t xml:space="preserve"> unit, </w:t>
      </w:r>
      <w:r w:rsidR="0034555D" w:rsidRPr="00F123FF">
        <w:rPr>
          <w:rFonts w:ascii="Tw Cen MT" w:hAnsi="Tw Cen MT" w:cs="Consolas"/>
          <w:color w:val="0000FF"/>
        </w:rPr>
        <w:t>byte</w:t>
      </w:r>
      <w:r w:rsidR="0034555D" w:rsidRPr="00F123FF">
        <w:rPr>
          <w:rFonts w:ascii="Tw Cen MT" w:hAnsi="Tw Cen MT" w:cs="Consolas"/>
          <w:color w:val="000000"/>
        </w:rPr>
        <w:t xml:space="preserve"> </w:t>
      </w:r>
      <w:proofErr w:type="spellStart"/>
      <w:r w:rsidR="0034555D" w:rsidRPr="00F123FF">
        <w:rPr>
          <w:rFonts w:ascii="Tw Cen MT" w:hAnsi="Tw Cen MT" w:cs="Consolas"/>
          <w:color w:val="000000"/>
        </w:rPr>
        <w:t>function</w:t>
      </w:r>
      <w:proofErr w:type="spellEnd"/>
      <w:r w:rsidR="0034555D" w:rsidRPr="00F123FF">
        <w:rPr>
          <w:rFonts w:ascii="Tw Cen MT" w:hAnsi="Tw Cen MT" w:cs="Consolas"/>
          <w:color w:val="000000"/>
        </w:rPr>
        <w:t>,</w:t>
      </w:r>
      <w:r w:rsidR="00F63BA3" w:rsidRPr="00F123FF">
        <w:rPr>
          <w:rFonts w:ascii="Tw Cen MT" w:hAnsi="Tw Cen MT" w:cs="Consolas"/>
          <w:color w:val="0000FF"/>
        </w:rPr>
        <w:t xml:space="preserve"> </w:t>
      </w:r>
      <w:r w:rsidR="0034555D" w:rsidRPr="00F123FF">
        <w:rPr>
          <w:rFonts w:ascii="Tw Cen MT" w:hAnsi="Tw Cen MT" w:cs="Consolas"/>
          <w:color w:val="0000FF"/>
        </w:rPr>
        <w:t>byte</w:t>
      </w:r>
      <w:r w:rsidR="0034555D" w:rsidRPr="00F123FF">
        <w:rPr>
          <w:rFonts w:ascii="Tw Cen MT" w:hAnsi="Tw Cen MT" w:cs="Consolas"/>
          <w:color w:val="000000"/>
        </w:rPr>
        <w:t xml:space="preserve"> exception) { }</w:t>
      </w:r>
      <w:r w:rsidR="00F123FF" w:rsidRPr="00F123FF">
        <w:rPr>
          <w:rFonts w:ascii="Tw Cen MT" w:hAnsi="Tw Cen MT" w:cs="Consolas"/>
          <w:color w:val="000000"/>
        </w:rPr>
        <w:br/>
      </w:r>
      <w:bookmarkStart w:id="37" w:name="_Hlk482785519"/>
      <w:r>
        <w:rPr>
          <w:rFonts w:ascii="Tw Cen MT" w:hAnsi="Tw Cen MT" w:cs="Consolas"/>
          <w:color w:val="808080"/>
        </w:rPr>
        <w:t xml:space="preserve">    </w:t>
      </w:r>
      <w:r w:rsidR="00F123FF" w:rsidRPr="00F123FF">
        <w:rPr>
          <w:rFonts w:ascii="Tw Cen MT" w:hAnsi="Tw Cen MT" w:cs="Consolas"/>
          <w:color w:val="808080"/>
        </w:rPr>
        <w:t>#</w:t>
      </w:r>
      <w:proofErr w:type="spellStart"/>
      <w:r w:rsidR="00F123FF" w:rsidRPr="00F123FF">
        <w:rPr>
          <w:rFonts w:ascii="Tw Cen MT" w:hAnsi="Tw Cen MT" w:cs="Consolas"/>
          <w:color w:val="808080"/>
        </w:rPr>
        <w:t>endregion</w:t>
      </w:r>
      <w:proofErr w:type="spellEnd"/>
      <w:r w:rsidR="00F123FF" w:rsidRPr="00F123FF">
        <w:rPr>
          <w:rFonts w:ascii="Tw Cen MT" w:hAnsi="Tw Cen MT" w:cs="Consolas"/>
          <w:color w:val="000000"/>
        </w:rPr>
        <w:t xml:space="preserve"> </w:t>
      </w:r>
      <w:bookmarkEnd w:id="37"/>
    </w:p>
    <w:p w:rsidR="006F2257" w:rsidRPr="00F123FF" w:rsidRDefault="006F2257" w:rsidP="00214CEF">
      <w:pPr>
        <w:jc w:val="both"/>
        <w:rPr>
          <w:sz w:val="32"/>
          <w:szCs w:val="24"/>
        </w:rPr>
      </w:pPr>
    </w:p>
    <w:p w:rsidR="00F63BA3" w:rsidRDefault="004D78ED" w:rsidP="00F63BA3">
      <w:r>
        <w:rPr>
          <w:noProof/>
          <w:lang w:eastAsia="fr-FR"/>
        </w:rPr>
        <w:pict>
          <v:roundrect id="_x0000_s1043" style="position:absolute;margin-left:.4pt;margin-top:35.1pt;width:452.25pt;height:89.3pt;z-index:251659776" arcsize="2785f" filled="f" fillcolor="white [3201]" strokecolor="#00b050" strokeweight="1pt">
            <v:stroke dashstyle="dash"/>
            <v:shadow color="#868686"/>
          </v:roundrect>
        </w:pict>
      </w:r>
      <w:r w:rsidR="00F63BA3" w:rsidRPr="00F63BA3">
        <w:t>Action effectué si un badge est présent</w:t>
      </w:r>
      <w:r w:rsidR="00F63BA3">
        <w:br/>
      </w:r>
    </w:p>
    <w:p w:rsidR="00F63BA3" w:rsidRPr="00F123FF" w:rsidRDefault="000F5200" w:rsidP="000F5200">
      <w:pPr>
        <w:autoSpaceDE w:val="0"/>
        <w:autoSpaceDN w:val="0"/>
        <w:adjustRightInd w:val="0"/>
        <w:spacing w:after="0" w:line="240" w:lineRule="auto"/>
        <w:rPr>
          <w:rFonts w:ascii="Tw Cen MT" w:hAnsi="Tw Cen MT" w:cs="Consolas"/>
          <w:color w:val="000000"/>
        </w:rPr>
      </w:pPr>
      <w:r>
        <w:rPr>
          <w:rFonts w:ascii="Tw Cen MT" w:hAnsi="Tw Cen MT" w:cs="Consolas"/>
          <w:color w:val="808080"/>
        </w:rPr>
        <w:t xml:space="preserve">    </w:t>
      </w:r>
      <w:r w:rsidR="00F123FF" w:rsidRPr="00F123FF">
        <w:rPr>
          <w:rFonts w:ascii="Tw Cen MT" w:hAnsi="Tw Cen MT" w:cs="Consolas"/>
          <w:color w:val="808080"/>
        </w:rPr>
        <w:t>#</w:t>
      </w:r>
      <w:proofErr w:type="spellStart"/>
      <w:r w:rsidR="00F123FF" w:rsidRPr="00F123FF">
        <w:rPr>
          <w:rFonts w:ascii="Tw Cen MT" w:hAnsi="Tw Cen MT" w:cs="Consolas"/>
          <w:color w:val="808080"/>
        </w:rPr>
        <w:t>region</w:t>
      </w:r>
      <w:proofErr w:type="spellEnd"/>
      <w:r w:rsidR="00F123FF" w:rsidRPr="00F123FF">
        <w:rPr>
          <w:rFonts w:ascii="Tw Cen MT" w:hAnsi="Tw Cen MT" w:cs="Consolas"/>
          <w:color w:val="000000"/>
        </w:rPr>
        <w:t xml:space="preserve"> ACTION EFFECTUE SI AUCUNE CARTE EST PRESENTE</w:t>
      </w:r>
      <w:r w:rsidR="00F123FF" w:rsidRPr="00F123FF">
        <w:rPr>
          <w:rFonts w:ascii="Tw Cen MT" w:hAnsi="Tw Cen MT" w:cs="Consolas"/>
          <w:color w:val="0000FF"/>
        </w:rPr>
        <w:br/>
      </w:r>
      <w:r>
        <w:rPr>
          <w:rFonts w:ascii="Tw Cen MT" w:hAnsi="Tw Cen MT" w:cs="Consolas"/>
          <w:color w:val="0000FF"/>
        </w:rPr>
        <w:t xml:space="preserve">    </w:t>
      </w:r>
      <w:proofErr w:type="spellStart"/>
      <w:r w:rsidR="00F63BA3" w:rsidRPr="00F123FF">
        <w:rPr>
          <w:rFonts w:ascii="Tw Cen MT" w:hAnsi="Tw Cen MT" w:cs="Consolas"/>
          <w:color w:val="0000FF"/>
        </w:rPr>
        <w:t>private</w:t>
      </w:r>
      <w:proofErr w:type="spellEnd"/>
      <w:r w:rsidR="00F63BA3" w:rsidRPr="00F123FF">
        <w:rPr>
          <w:rFonts w:ascii="Tw Cen MT" w:hAnsi="Tw Cen MT" w:cs="Consolas"/>
          <w:color w:val="000000"/>
        </w:rPr>
        <w:t xml:space="preserve"> </w:t>
      </w:r>
      <w:proofErr w:type="spellStart"/>
      <w:r w:rsidR="00F63BA3" w:rsidRPr="00F123FF">
        <w:rPr>
          <w:rFonts w:ascii="Tw Cen MT" w:hAnsi="Tw Cen MT" w:cs="Consolas"/>
          <w:color w:val="0000FF"/>
        </w:rPr>
        <w:t>void</w:t>
      </w:r>
      <w:proofErr w:type="spellEnd"/>
      <w:r w:rsidR="00F63BA3" w:rsidRPr="00F123FF">
        <w:rPr>
          <w:rFonts w:ascii="Tw Cen MT" w:hAnsi="Tw Cen MT" w:cs="Consolas"/>
          <w:color w:val="000000"/>
        </w:rPr>
        <w:t xml:space="preserve"> </w:t>
      </w:r>
      <w:proofErr w:type="spellStart"/>
      <w:r w:rsidR="00F63BA3" w:rsidRPr="00F123FF">
        <w:rPr>
          <w:rFonts w:ascii="Tw Cen MT" w:hAnsi="Tw Cen MT" w:cs="Consolas"/>
          <w:color w:val="000000"/>
        </w:rPr>
        <w:t>MBmaster_OnResponseData</w:t>
      </w:r>
      <w:proofErr w:type="spellEnd"/>
      <w:r w:rsidR="00F63BA3" w:rsidRPr="00F123FF">
        <w:rPr>
          <w:rFonts w:ascii="Tw Cen MT" w:hAnsi="Tw Cen MT" w:cs="Consolas"/>
          <w:color w:val="000000"/>
        </w:rPr>
        <w:t>(</w:t>
      </w:r>
      <w:proofErr w:type="spellStart"/>
      <w:r w:rsidR="00F63BA3" w:rsidRPr="00F123FF">
        <w:rPr>
          <w:rFonts w:ascii="Tw Cen MT" w:hAnsi="Tw Cen MT" w:cs="Consolas"/>
          <w:color w:val="0000FF"/>
        </w:rPr>
        <w:t>ushort</w:t>
      </w:r>
      <w:proofErr w:type="spellEnd"/>
      <w:r w:rsidR="00F63BA3" w:rsidRPr="00F123FF">
        <w:rPr>
          <w:rFonts w:ascii="Tw Cen MT" w:hAnsi="Tw Cen MT" w:cs="Consolas"/>
          <w:color w:val="000000"/>
        </w:rPr>
        <w:t xml:space="preserve"> ID, </w:t>
      </w:r>
      <w:r w:rsidR="00F63BA3" w:rsidRPr="00F123FF">
        <w:rPr>
          <w:rFonts w:ascii="Tw Cen MT" w:hAnsi="Tw Cen MT" w:cs="Consolas"/>
          <w:color w:val="0000FF"/>
        </w:rPr>
        <w:t>byte</w:t>
      </w:r>
      <w:r w:rsidR="00F63BA3" w:rsidRPr="00F123FF">
        <w:rPr>
          <w:rFonts w:ascii="Tw Cen MT" w:hAnsi="Tw Cen MT" w:cs="Consolas"/>
          <w:color w:val="000000"/>
        </w:rPr>
        <w:t xml:space="preserve"> unit, </w:t>
      </w:r>
      <w:r w:rsidR="00F63BA3" w:rsidRPr="00F123FF">
        <w:rPr>
          <w:rFonts w:ascii="Tw Cen MT" w:hAnsi="Tw Cen MT" w:cs="Consolas"/>
          <w:color w:val="0000FF"/>
        </w:rPr>
        <w:t>byte</w:t>
      </w:r>
      <w:r w:rsidR="00F63BA3" w:rsidRPr="00F123FF">
        <w:rPr>
          <w:rFonts w:ascii="Tw Cen MT" w:hAnsi="Tw Cen MT" w:cs="Consolas"/>
          <w:color w:val="000000"/>
        </w:rPr>
        <w:t xml:space="preserve"> </w:t>
      </w:r>
      <w:proofErr w:type="spellStart"/>
      <w:r w:rsidR="00F63BA3" w:rsidRPr="00F123FF">
        <w:rPr>
          <w:rFonts w:ascii="Tw Cen MT" w:hAnsi="Tw Cen MT" w:cs="Consolas"/>
          <w:color w:val="000000"/>
        </w:rPr>
        <w:t>function</w:t>
      </w:r>
      <w:proofErr w:type="spellEnd"/>
      <w:r w:rsidR="00F63BA3" w:rsidRPr="00F123FF">
        <w:rPr>
          <w:rFonts w:ascii="Tw Cen MT" w:hAnsi="Tw Cen MT" w:cs="Consolas"/>
          <w:color w:val="000000"/>
        </w:rPr>
        <w:t xml:space="preserve">, </w:t>
      </w:r>
      <w:r w:rsidR="00F63BA3" w:rsidRPr="00F123FF">
        <w:rPr>
          <w:rFonts w:ascii="Tw Cen MT" w:hAnsi="Tw Cen MT" w:cs="Consolas"/>
          <w:color w:val="0000FF"/>
        </w:rPr>
        <w:t>byte</w:t>
      </w:r>
      <w:r w:rsidR="00F63BA3" w:rsidRPr="00F123FF">
        <w:rPr>
          <w:rFonts w:ascii="Tw Cen MT" w:hAnsi="Tw Cen MT" w:cs="Consolas"/>
          <w:color w:val="000000"/>
        </w:rPr>
        <w:t>[] values)</w:t>
      </w:r>
    </w:p>
    <w:p w:rsidR="00F63BA3" w:rsidRPr="00F123FF" w:rsidRDefault="000F5200" w:rsidP="000F5200">
      <w:pPr>
        <w:autoSpaceDE w:val="0"/>
        <w:autoSpaceDN w:val="0"/>
        <w:adjustRightInd w:val="0"/>
        <w:spacing w:after="0" w:line="240" w:lineRule="auto"/>
        <w:rPr>
          <w:rFonts w:ascii="Tw Cen MT" w:hAnsi="Tw Cen MT" w:cs="Consolas"/>
          <w:color w:val="000000"/>
          <w:lang w:val="en-US"/>
        </w:rPr>
      </w:pPr>
      <w:r w:rsidRPr="006A517C">
        <w:rPr>
          <w:rFonts w:ascii="Tw Cen MT" w:hAnsi="Tw Cen MT" w:cs="Consolas"/>
          <w:color w:val="000000"/>
        </w:rPr>
        <w:t xml:space="preserve">    </w:t>
      </w:r>
      <w:r w:rsidR="00F63BA3" w:rsidRPr="00F123FF">
        <w:rPr>
          <w:rFonts w:ascii="Tw Cen MT" w:hAnsi="Tw Cen MT" w:cs="Consolas"/>
          <w:color w:val="000000"/>
          <w:lang w:val="en-US"/>
        </w:rPr>
        <w:t>{</w:t>
      </w:r>
    </w:p>
    <w:p w:rsidR="00F63BA3" w:rsidRPr="00F123FF" w:rsidRDefault="004D78ED"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noProof/>
          <w:color w:val="000000"/>
          <w:lang w:eastAsia="fr-FR"/>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44" type="#_x0000_t19" style="position:absolute;margin-left:290.35pt;margin-top:8.15pt;width:33.75pt;height:65.8pt;z-index:251660800" fillcolor="white [3201]" strokecolor="#00b050" strokeweight="1pt">
            <v:stroke dashstyle="dash"/>
            <v:shadow color="#868686" opacity=".5" offset="6pt,6pt"/>
          </v:shape>
        </w:pict>
      </w:r>
      <w:r w:rsidR="000F5200">
        <w:rPr>
          <w:rFonts w:ascii="Tw Cen MT" w:hAnsi="Tw Cen MT" w:cs="Consolas"/>
          <w:color w:val="000000"/>
          <w:lang w:val="en-US"/>
        </w:rPr>
        <w:t xml:space="preserve">    </w:t>
      </w:r>
      <w:r w:rsidR="00F63BA3" w:rsidRPr="00F123FF">
        <w:rPr>
          <w:rFonts w:ascii="Tw Cen MT" w:hAnsi="Tw Cen MT" w:cs="Consolas"/>
          <w:color w:val="000000"/>
          <w:lang w:val="en-US"/>
        </w:rPr>
        <w:t xml:space="preserve">    </w:t>
      </w:r>
      <w:proofErr w:type="spellStart"/>
      <w:r w:rsidR="00F63BA3" w:rsidRPr="00F123FF">
        <w:rPr>
          <w:rFonts w:ascii="Tw Cen MT" w:hAnsi="Tw Cen MT" w:cs="Consolas"/>
          <w:color w:val="000000"/>
          <w:lang w:val="en-US"/>
        </w:rPr>
        <w:t>Dispatcher.Invoke</w:t>
      </w:r>
      <w:proofErr w:type="spellEnd"/>
      <w:r w:rsidR="00F63BA3" w:rsidRPr="00F123FF">
        <w:rPr>
          <w:rFonts w:ascii="Tw Cen MT" w:hAnsi="Tw Cen MT" w:cs="Consolas"/>
          <w:color w:val="000000"/>
          <w:lang w:val="en-US"/>
        </w:rPr>
        <w:t>((</w:t>
      </w:r>
      <w:proofErr w:type="spellStart"/>
      <w:r w:rsidR="00F63BA3" w:rsidRPr="00F123FF">
        <w:rPr>
          <w:rFonts w:ascii="Tw Cen MT" w:hAnsi="Tw Cen MT" w:cs="Consolas"/>
          <w:color w:val="2B91AF"/>
          <w:lang w:val="en-US"/>
        </w:rPr>
        <w:t>DEL_RFID_process</w:t>
      </w:r>
      <w:proofErr w:type="spellEnd"/>
      <w:r w:rsidR="00F63BA3" w:rsidRPr="00F123FF">
        <w:rPr>
          <w:rFonts w:ascii="Tw Cen MT" w:hAnsi="Tw Cen MT" w:cs="Consolas"/>
          <w:color w:val="000000"/>
          <w:lang w:val="en-US"/>
        </w:rPr>
        <w:t>)</w:t>
      </w:r>
      <w:proofErr w:type="spellStart"/>
      <w:r w:rsidR="00F63BA3" w:rsidRPr="00F123FF">
        <w:rPr>
          <w:rFonts w:ascii="Tw Cen MT" w:hAnsi="Tw Cen MT" w:cs="Consolas"/>
          <w:color w:val="000000"/>
          <w:lang w:val="en-US"/>
        </w:rPr>
        <w:t>RFID_process</w:t>
      </w:r>
      <w:proofErr w:type="spellEnd"/>
      <w:r w:rsidR="00F63BA3" w:rsidRPr="00F123FF">
        <w:rPr>
          <w:rFonts w:ascii="Tw Cen MT" w:hAnsi="Tw Cen MT" w:cs="Consolas"/>
          <w:color w:val="000000"/>
          <w:lang w:val="en-US"/>
        </w:rPr>
        <w:t>, values);</w:t>
      </w:r>
    </w:p>
    <w:p w:rsidR="00F63BA3" w:rsidRPr="00F123FF" w:rsidRDefault="000F5200" w:rsidP="000F5200">
      <w:pPr>
        <w:rPr>
          <w:rFonts w:ascii="Tw Cen MT" w:hAnsi="Tw Cen MT"/>
          <w:lang w:val="en-US"/>
        </w:rPr>
      </w:pPr>
      <w:r>
        <w:rPr>
          <w:rFonts w:ascii="Tw Cen MT" w:hAnsi="Tw Cen MT" w:cs="Consolas"/>
          <w:color w:val="000000"/>
          <w:lang w:val="en-US"/>
        </w:rPr>
        <w:t xml:space="preserve">    </w:t>
      </w:r>
      <w:r w:rsidR="00F63BA3" w:rsidRPr="00F123FF">
        <w:rPr>
          <w:rFonts w:ascii="Tw Cen MT" w:hAnsi="Tw Cen MT" w:cs="Consolas"/>
          <w:color w:val="000000"/>
          <w:lang w:val="en-US"/>
        </w:rPr>
        <w:t>}</w:t>
      </w:r>
      <w:r w:rsidR="00F123FF" w:rsidRPr="00F123FF">
        <w:rPr>
          <w:rFonts w:ascii="Tw Cen MT" w:hAnsi="Tw Cen MT" w:cs="Consolas"/>
          <w:color w:val="000000"/>
          <w:lang w:val="en-US"/>
        </w:rPr>
        <w:br/>
      </w:r>
      <w:r>
        <w:rPr>
          <w:rFonts w:ascii="Tw Cen MT" w:hAnsi="Tw Cen MT" w:cs="Consolas"/>
          <w:color w:val="808080"/>
          <w:lang w:val="en-US"/>
        </w:rPr>
        <w:t xml:space="preserve">    </w:t>
      </w:r>
      <w:r w:rsidR="00F123FF" w:rsidRPr="00F123FF">
        <w:rPr>
          <w:rFonts w:ascii="Tw Cen MT" w:hAnsi="Tw Cen MT" w:cs="Consolas"/>
          <w:color w:val="808080"/>
          <w:lang w:val="en-US"/>
        </w:rPr>
        <w:t>#</w:t>
      </w:r>
      <w:proofErr w:type="spellStart"/>
      <w:r w:rsidR="00F123FF" w:rsidRPr="00F123FF">
        <w:rPr>
          <w:rFonts w:ascii="Tw Cen MT" w:hAnsi="Tw Cen MT" w:cs="Consolas"/>
          <w:color w:val="808080"/>
          <w:lang w:val="en-US"/>
        </w:rPr>
        <w:t>endregion</w:t>
      </w:r>
      <w:proofErr w:type="spellEnd"/>
    </w:p>
    <w:p w:rsidR="006F2257" w:rsidRPr="00F63BA3" w:rsidRDefault="004D78ED" w:rsidP="00214CEF">
      <w:pPr>
        <w:jc w:val="both"/>
        <w:rPr>
          <w:sz w:val="32"/>
          <w:szCs w:val="24"/>
          <w:lang w:val="en-US"/>
        </w:rPr>
      </w:pPr>
      <w:r>
        <w:rPr>
          <w:noProof/>
          <w:lang w:eastAsia="fr-FR"/>
        </w:rPr>
        <w:pict>
          <v:roundrect id="_x0000_s1046" style="position:absolute;left:0;text-align:left;margin-left:.4pt;margin-top:26pt;width:452.25pt;height:121.3pt;z-index:251661824" arcsize="2785f" filled="f" fillcolor="white [3201]" strokecolor="#00b050" strokeweight="1pt">
            <v:stroke dashstyle="dash"/>
            <v:shadow color="#868686"/>
          </v:roundrect>
        </w:pict>
      </w:r>
    </w:p>
    <w:p w:rsidR="00F63BA3" w:rsidRPr="000F5200"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808080"/>
          <w:lang w:val="en-US"/>
        </w:rPr>
        <w:t xml:space="preserve">    </w:t>
      </w:r>
      <w:r w:rsidR="00592FC1" w:rsidRPr="000F5200">
        <w:rPr>
          <w:rFonts w:ascii="Tw Cen MT" w:hAnsi="Tw Cen MT" w:cs="Consolas"/>
          <w:color w:val="808080"/>
          <w:lang w:val="en-US"/>
        </w:rPr>
        <w:t>#region</w:t>
      </w:r>
      <w:r w:rsidR="00592FC1" w:rsidRPr="000F5200">
        <w:rPr>
          <w:rFonts w:ascii="Tw Cen MT" w:hAnsi="Tw Cen MT" w:cs="Consolas"/>
          <w:color w:val="000000"/>
          <w:lang w:val="en-US"/>
        </w:rPr>
        <w:t xml:space="preserve"> PROCEDURE DE TRAITEMENT D'UN TAG RFID</w:t>
      </w:r>
      <w:r>
        <w:rPr>
          <w:rFonts w:ascii="Tw Cen MT" w:hAnsi="Tw Cen MT" w:cs="Consolas"/>
          <w:color w:val="0000FF"/>
          <w:lang w:val="en-US"/>
        </w:rPr>
        <w:br/>
        <w:t xml:space="preserve">    </w:t>
      </w:r>
      <w:r w:rsidR="00F63BA3" w:rsidRPr="000F5200">
        <w:rPr>
          <w:rFonts w:ascii="Tw Cen MT" w:hAnsi="Tw Cen MT" w:cs="Consolas"/>
          <w:color w:val="0000FF"/>
          <w:lang w:val="en-US"/>
        </w:rPr>
        <w:t>private</w:t>
      </w:r>
      <w:r w:rsidR="00F63BA3" w:rsidRPr="000F5200">
        <w:rPr>
          <w:rFonts w:ascii="Tw Cen MT" w:hAnsi="Tw Cen MT" w:cs="Consolas"/>
          <w:color w:val="000000"/>
          <w:lang w:val="en-US"/>
        </w:rPr>
        <w:t xml:space="preserve"> </w:t>
      </w:r>
      <w:r w:rsidR="00F63BA3" w:rsidRPr="000F5200">
        <w:rPr>
          <w:rFonts w:ascii="Tw Cen MT" w:hAnsi="Tw Cen MT" w:cs="Consolas"/>
          <w:color w:val="0000FF"/>
          <w:lang w:val="en-US"/>
        </w:rPr>
        <w:t>void</w:t>
      </w:r>
      <w:r w:rsidR="00F63BA3" w:rsidRPr="000F5200">
        <w:rPr>
          <w:rFonts w:ascii="Tw Cen MT" w:hAnsi="Tw Cen MT" w:cs="Consolas"/>
          <w:color w:val="000000"/>
          <w:lang w:val="en-US"/>
        </w:rPr>
        <w:t xml:space="preserve"> </w:t>
      </w:r>
      <w:proofErr w:type="spellStart"/>
      <w:r w:rsidR="00F63BA3" w:rsidRPr="000F5200">
        <w:rPr>
          <w:rFonts w:ascii="Tw Cen MT" w:hAnsi="Tw Cen MT" w:cs="Consolas"/>
          <w:color w:val="000000"/>
          <w:lang w:val="en-US"/>
        </w:rPr>
        <w:t>RFID_process</w:t>
      </w:r>
      <w:proofErr w:type="spellEnd"/>
      <w:r w:rsidR="00F63BA3" w:rsidRPr="000F5200">
        <w:rPr>
          <w:rFonts w:ascii="Tw Cen MT" w:hAnsi="Tw Cen MT" w:cs="Consolas"/>
          <w:color w:val="000000"/>
          <w:lang w:val="en-US"/>
        </w:rPr>
        <w:t>(</w:t>
      </w:r>
      <w:r w:rsidR="00F63BA3" w:rsidRPr="000F5200">
        <w:rPr>
          <w:rFonts w:ascii="Tw Cen MT" w:hAnsi="Tw Cen MT" w:cs="Consolas"/>
          <w:color w:val="0000FF"/>
          <w:lang w:val="en-US"/>
        </w:rPr>
        <w:t>byte</w:t>
      </w:r>
      <w:r w:rsidR="00F63BA3" w:rsidRPr="000F5200">
        <w:rPr>
          <w:rFonts w:ascii="Tw Cen MT" w:hAnsi="Tw Cen MT" w:cs="Consolas"/>
          <w:color w:val="000000"/>
          <w:lang w:val="en-US"/>
        </w:rPr>
        <w:t>[] values)</w:t>
      </w:r>
    </w:p>
    <w:p w:rsidR="000F5200"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F63BA3" w:rsidRPr="00592FC1">
        <w:rPr>
          <w:rFonts w:ascii="Tw Cen MT" w:hAnsi="Tw Cen MT" w:cs="Consolas"/>
          <w:color w:val="000000"/>
          <w:lang w:val="en-US"/>
        </w:rPr>
        <w:t>{</w:t>
      </w:r>
      <w:r>
        <w:rPr>
          <w:rFonts w:ascii="Tw Cen MT" w:hAnsi="Tw Cen MT" w:cs="Consolas"/>
          <w:color w:val="000000"/>
          <w:lang w:val="en-US"/>
        </w:rPr>
        <w:br/>
        <w:t xml:space="preserve">        </w:t>
      </w:r>
      <w:r w:rsidR="00F63BA3" w:rsidRPr="00592FC1">
        <w:rPr>
          <w:rFonts w:ascii="Tw Cen MT" w:hAnsi="Tw Cen MT" w:cs="Consolas"/>
          <w:color w:val="0000FF"/>
          <w:lang w:val="en-US"/>
        </w:rPr>
        <w:t>if</w:t>
      </w:r>
      <w:r w:rsidR="00F63BA3" w:rsidRPr="00592FC1">
        <w:rPr>
          <w:rFonts w:ascii="Tw Cen MT" w:hAnsi="Tw Cen MT" w:cs="Consolas"/>
          <w:color w:val="000000"/>
          <w:lang w:val="en-US"/>
        </w:rPr>
        <w:t xml:space="preserve"> (!</w:t>
      </w:r>
      <w:proofErr w:type="spellStart"/>
      <w:r w:rsidR="00F63BA3" w:rsidRPr="00592FC1">
        <w:rPr>
          <w:rFonts w:ascii="Tw Cen MT" w:hAnsi="Tw Cen MT" w:cs="Consolas"/>
          <w:color w:val="000000"/>
          <w:lang w:val="en-US"/>
        </w:rPr>
        <w:t>status_RFID_process</w:t>
      </w:r>
      <w:proofErr w:type="spellEnd"/>
      <w:r w:rsidR="00F63BA3" w:rsidRPr="00592FC1">
        <w:rPr>
          <w:rFonts w:ascii="Tw Cen MT" w:hAnsi="Tw Cen MT" w:cs="Consolas"/>
          <w:color w:val="000000"/>
          <w:lang w:val="en-US"/>
        </w:rPr>
        <w:t>)</w:t>
      </w:r>
    </w:p>
    <w:p w:rsidR="00F63BA3" w:rsidRPr="00592FC1"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F63BA3"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r w:rsidRPr="00592FC1">
        <w:rPr>
          <w:rFonts w:ascii="Tw Cen MT" w:hAnsi="Tw Cen MT" w:cs="Consolas"/>
          <w:color w:val="000000"/>
          <w:lang w:val="en-US"/>
        </w:rPr>
        <w:tab/>
      </w:r>
      <w:proofErr w:type="spellStart"/>
      <w:r w:rsidRPr="00592FC1">
        <w:rPr>
          <w:rFonts w:ascii="Tw Cen MT" w:hAnsi="Tw Cen MT" w:cs="Consolas"/>
          <w:color w:val="000000"/>
          <w:lang w:val="en-US"/>
        </w:rPr>
        <w:t>status_RFID_process</w:t>
      </w:r>
      <w:proofErr w:type="spellEnd"/>
      <w:r w:rsidRPr="00592FC1">
        <w:rPr>
          <w:rFonts w:ascii="Tw Cen MT" w:hAnsi="Tw Cen MT" w:cs="Consolas"/>
          <w:color w:val="000000"/>
          <w:lang w:val="en-US"/>
        </w:rPr>
        <w:t xml:space="preserve"> = </w:t>
      </w:r>
      <w:r w:rsidRPr="00592FC1">
        <w:rPr>
          <w:rFonts w:ascii="Tw Cen MT" w:hAnsi="Tw Cen MT" w:cs="Consolas"/>
          <w:color w:val="0000FF"/>
          <w:lang w:val="en-US"/>
        </w:rPr>
        <w:t>true</w:t>
      </w:r>
      <w:r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ind w:firstLine="708"/>
        <w:rPr>
          <w:rFonts w:ascii="Tw Cen MT" w:hAnsi="Tw Cen MT" w:cs="Consolas"/>
          <w:color w:val="000000"/>
          <w:lang w:val="en-US"/>
        </w:rPr>
      </w:pPr>
      <w:r w:rsidRPr="00592FC1">
        <w:rPr>
          <w:rFonts w:ascii="Tw Cen MT" w:hAnsi="Tw Cen MT" w:cs="Consolas"/>
          <w:color w:val="2B91AF"/>
          <w:lang w:val="en-US"/>
        </w:rPr>
        <w:t>PopUpRFID</w:t>
      </w:r>
      <w:r w:rsidRPr="00592FC1">
        <w:rPr>
          <w:rFonts w:ascii="Tw Cen MT" w:hAnsi="Tw Cen MT" w:cs="Consolas"/>
          <w:color w:val="000000"/>
          <w:lang w:val="en-US"/>
        </w:rPr>
        <w:t xml:space="preserve"> Popup = </w:t>
      </w:r>
      <w:r w:rsidRPr="00592FC1">
        <w:rPr>
          <w:rFonts w:ascii="Tw Cen MT" w:hAnsi="Tw Cen MT" w:cs="Consolas"/>
          <w:color w:val="0000FF"/>
          <w:lang w:val="en-US"/>
        </w:rPr>
        <w:t>new</w:t>
      </w:r>
      <w:r w:rsidRPr="00592FC1">
        <w:rPr>
          <w:rFonts w:ascii="Tw Cen MT" w:hAnsi="Tw Cen MT" w:cs="Consolas"/>
          <w:color w:val="000000"/>
          <w:lang w:val="en-US"/>
        </w:rPr>
        <w:t xml:space="preserve"> </w:t>
      </w:r>
      <w:r w:rsidRPr="00592FC1">
        <w:rPr>
          <w:rFonts w:ascii="Tw Cen MT" w:hAnsi="Tw Cen MT" w:cs="Consolas"/>
          <w:color w:val="2B91AF"/>
          <w:lang w:val="en-US"/>
        </w:rPr>
        <w:t>PopUpRFID</w:t>
      </w:r>
      <w:r w:rsidRPr="00592FC1">
        <w:rPr>
          <w:rFonts w:ascii="Tw Cen MT" w:hAnsi="Tw Cen MT" w:cs="Consolas"/>
          <w:color w:val="000000"/>
          <w:lang w:val="en-US"/>
        </w:rPr>
        <w:t>(values[0],values[1])</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p>
    <w:p w:rsidR="00F63BA3" w:rsidRPr="00592FC1" w:rsidRDefault="004D78ED" w:rsidP="00F63BA3">
      <w:pPr>
        <w:autoSpaceDE w:val="0"/>
        <w:autoSpaceDN w:val="0"/>
        <w:adjustRightInd w:val="0"/>
        <w:spacing w:after="0" w:line="240" w:lineRule="auto"/>
        <w:rPr>
          <w:rFonts w:ascii="Tw Cen MT" w:hAnsi="Tw Cen MT" w:cs="Consolas"/>
          <w:color w:val="000000"/>
          <w:lang w:val="en-US"/>
        </w:rPr>
      </w:pPr>
      <w:r>
        <w:rPr>
          <w:rFonts w:ascii="Tw Cen MT" w:hAnsi="Tw Cen MT" w:cs="Consolas"/>
          <w:noProof/>
          <w:color w:val="000000"/>
          <w:lang w:eastAsia="fr-FR"/>
        </w:rPr>
        <w:pict>
          <v:rect id="_x0000_s1049" style="position:absolute;margin-left:-5.6pt;margin-top:13.55pt;width:462.75pt;height:6.7pt;z-index:251663872" fillcolor="white [3212]" strokecolor="white [3212]" strokeweight="3pt">
            <v:shadow type="perspective" color="#7f7f7f [1601]" opacity=".5" offset="1pt" offset2="-1pt"/>
          </v:rect>
        </w:pict>
      </w:r>
      <w:r w:rsidR="00F63BA3" w:rsidRPr="00592FC1">
        <w:rPr>
          <w:rFonts w:ascii="Tw Cen MT" w:hAnsi="Tw Cen MT" w:cs="Consolas"/>
          <w:color w:val="000000"/>
          <w:lang w:val="en-US"/>
        </w:rPr>
        <w:t xml:space="preserve">        Topmost = </w:t>
      </w:r>
      <w:r w:rsidR="00F63BA3" w:rsidRPr="00592FC1">
        <w:rPr>
          <w:rFonts w:ascii="Tw Cen MT" w:hAnsi="Tw Cen MT" w:cs="Consolas"/>
          <w:color w:val="0000FF"/>
          <w:lang w:val="en-US"/>
        </w:rPr>
        <w:t>true</w:t>
      </w:r>
    </w:p>
    <w:p w:rsidR="00592FC1"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r w:rsidRPr="00592FC1">
        <w:rPr>
          <w:rFonts w:ascii="Tw Cen MT" w:hAnsi="Tw Cen MT" w:cs="Consolas"/>
          <w:color w:val="000000"/>
          <w:lang w:val="en-US"/>
        </w:rPr>
        <w:tab/>
      </w:r>
    </w:p>
    <w:p w:rsidR="00592FC1" w:rsidRPr="00592FC1" w:rsidRDefault="004D78ED" w:rsidP="00F63BA3">
      <w:pPr>
        <w:autoSpaceDE w:val="0"/>
        <w:autoSpaceDN w:val="0"/>
        <w:adjustRightInd w:val="0"/>
        <w:spacing w:after="0" w:line="240" w:lineRule="auto"/>
        <w:rPr>
          <w:rFonts w:ascii="Tw Cen MT" w:hAnsi="Tw Cen MT" w:cs="Consolas"/>
          <w:color w:val="000000"/>
          <w:lang w:val="en-US"/>
        </w:rPr>
      </w:pPr>
      <w:r>
        <w:rPr>
          <w:rFonts w:ascii="Tw Cen MT" w:hAnsi="Tw Cen MT" w:cs="Consolas"/>
          <w:noProof/>
          <w:color w:val="000000"/>
          <w:lang w:eastAsia="fr-FR"/>
        </w:rPr>
        <w:lastRenderedPageBreak/>
        <w:pict>
          <v:rect id="_x0000_s1047" style="position:absolute;margin-left:-4.85pt;margin-top:-8.65pt;width:462.75pt;height:15pt;z-index:251664896" fillcolor="white [3212]" strokecolor="white [3212]" strokeweight="3pt">
            <v:shadow type="perspective" color="#7f7f7f [1601]" opacity=".5" offset="1pt" offset2="-1pt"/>
          </v:rect>
        </w:pict>
      </w:r>
      <w:r>
        <w:rPr>
          <w:rFonts w:ascii="Tw Cen MT" w:hAnsi="Tw Cen MT" w:cs="Consolas"/>
          <w:noProof/>
          <w:color w:val="000000"/>
          <w:lang w:eastAsia="fr-FR"/>
        </w:rPr>
        <w:pict>
          <v:roundrect id="_x0000_s1048" style="position:absolute;margin-left:.4pt;margin-top:-2.1pt;width:452.25pt;height:267.65pt;z-index:251662848" arcsize="2785f" filled="f" fillcolor="white [3201]" strokecolor="#00b050" strokeweight="1pt">
            <v:stroke dashstyle="dash"/>
            <v:shadow color="#868686"/>
          </v:roundrect>
        </w:pict>
      </w:r>
    </w:p>
    <w:p w:rsidR="00F123FF" w:rsidRPr="00592FC1" w:rsidRDefault="006336D5" w:rsidP="006336D5">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F63BA3" w:rsidRPr="00592FC1">
        <w:rPr>
          <w:rFonts w:ascii="Tw Cen MT" w:hAnsi="Tw Cen MT" w:cs="Consolas"/>
          <w:color w:val="000000"/>
          <w:lang w:val="en-US"/>
        </w:rPr>
        <w:t>};</w:t>
      </w:r>
    </w:p>
    <w:p w:rsidR="00F63BA3" w:rsidRPr="00592FC1" w:rsidRDefault="006336D5" w:rsidP="006336D5">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FF"/>
          <w:lang w:val="en-US"/>
        </w:rPr>
        <w:t xml:space="preserve">        </w:t>
      </w:r>
      <w:proofErr w:type="spellStart"/>
      <w:r w:rsidR="00F63BA3" w:rsidRPr="00592FC1">
        <w:rPr>
          <w:rFonts w:ascii="Tw Cen MT" w:hAnsi="Tw Cen MT" w:cs="Consolas"/>
          <w:color w:val="0000FF"/>
          <w:lang w:val="en-US"/>
        </w:rPr>
        <w:t>var</w:t>
      </w:r>
      <w:proofErr w:type="spellEnd"/>
      <w:r w:rsidR="00F63BA3" w:rsidRPr="00592FC1">
        <w:rPr>
          <w:rFonts w:ascii="Tw Cen MT" w:hAnsi="Tw Cen MT" w:cs="Consolas"/>
          <w:color w:val="000000"/>
          <w:lang w:val="en-US"/>
        </w:rPr>
        <w:t xml:space="preserve"> </w:t>
      </w:r>
      <w:proofErr w:type="spellStart"/>
      <w:r w:rsidR="00F63BA3" w:rsidRPr="00592FC1">
        <w:rPr>
          <w:rFonts w:ascii="Tw Cen MT" w:hAnsi="Tw Cen MT" w:cs="Consolas"/>
          <w:color w:val="000000"/>
          <w:lang w:val="en-US"/>
        </w:rPr>
        <w:t>darkwindow</w:t>
      </w:r>
      <w:proofErr w:type="spellEnd"/>
      <w:r w:rsidR="00F63BA3" w:rsidRPr="00592FC1">
        <w:rPr>
          <w:rFonts w:ascii="Tw Cen MT" w:hAnsi="Tw Cen MT" w:cs="Consolas"/>
          <w:color w:val="000000"/>
          <w:lang w:val="en-US"/>
        </w:rPr>
        <w:t xml:space="preserve"> = </w:t>
      </w:r>
      <w:r w:rsidR="00F63BA3" w:rsidRPr="00592FC1">
        <w:rPr>
          <w:rFonts w:ascii="Tw Cen MT" w:hAnsi="Tw Cen MT" w:cs="Consolas"/>
          <w:color w:val="0000FF"/>
          <w:lang w:val="en-US"/>
        </w:rPr>
        <w:t>new</w:t>
      </w:r>
      <w:r w:rsidR="00F63BA3" w:rsidRPr="00592FC1">
        <w:rPr>
          <w:rFonts w:ascii="Tw Cen MT" w:hAnsi="Tw Cen MT" w:cs="Consolas"/>
          <w:color w:val="000000"/>
          <w:lang w:val="en-US"/>
        </w:rPr>
        <w:t xml:space="preserve"> </w:t>
      </w:r>
      <w:r w:rsidR="00F63BA3" w:rsidRPr="00592FC1">
        <w:rPr>
          <w:rFonts w:ascii="Tw Cen MT" w:hAnsi="Tw Cen MT" w:cs="Consolas"/>
          <w:color w:val="2B91AF"/>
          <w:lang w:val="en-US"/>
        </w:rPr>
        <w:t>Window</w:t>
      </w:r>
      <w:r w:rsidR="00F63BA3"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r w:rsidR="006336D5">
        <w:rPr>
          <w:rFonts w:ascii="Tw Cen MT" w:hAnsi="Tw Cen MT" w:cs="Consolas"/>
          <w:color w:val="000000"/>
          <w:lang w:val="en-US"/>
        </w:rPr>
        <w:t xml:space="preserve">       </w:t>
      </w:r>
      <w:r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r w:rsidR="006336D5">
        <w:rPr>
          <w:rFonts w:ascii="Tw Cen MT" w:hAnsi="Tw Cen MT" w:cs="Consolas"/>
          <w:color w:val="000000"/>
          <w:lang w:val="en-US"/>
        </w:rPr>
        <w:t xml:space="preserve">    </w:t>
      </w:r>
      <w:r w:rsidRPr="00592FC1">
        <w:rPr>
          <w:rFonts w:ascii="Tw Cen MT" w:hAnsi="Tw Cen MT" w:cs="Consolas"/>
          <w:color w:val="000000"/>
          <w:lang w:val="en-US"/>
        </w:rPr>
        <w:t xml:space="preserve">Background = </w:t>
      </w:r>
      <w:proofErr w:type="spellStart"/>
      <w:r w:rsidRPr="00592FC1">
        <w:rPr>
          <w:rFonts w:ascii="Tw Cen MT" w:hAnsi="Tw Cen MT" w:cs="Consolas"/>
          <w:color w:val="2B91AF"/>
          <w:lang w:val="en-US"/>
        </w:rPr>
        <w:t>Brushes</w:t>
      </w:r>
      <w:r w:rsidRPr="00592FC1">
        <w:rPr>
          <w:rFonts w:ascii="Tw Cen MT" w:hAnsi="Tw Cen MT" w:cs="Consolas"/>
          <w:color w:val="000000"/>
          <w:lang w:val="en-US"/>
        </w:rPr>
        <w:t>.Black</w:t>
      </w:r>
      <w:proofErr w:type="spellEnd"/>
      <w:r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r w:rsidR="006336D5">
        <w:rPr>
          <w:rFonts w:ascii="Tw Cen MT" w:hAnsi="Tw Cen MT" w:cs="Consolas"/>
          <w:color w:val="000000"/>
          <w:lang w:val="en-US"/>
        </w:rPr>
        <w:t xml:space="preserve"> </w:t>
      </w:r>
      <w:r w:rsidRPr="00592FC1">
        <w:rPr>
          <w:rFonts w:ascii="Tw Cen MT" w:hAnsi="Tw Cen MT" w:cs="Consolas"/>
          <w:color w:val="000000"/>
          <w:lang w:val="en-US"/>
        </w:rPr>
        <w:t>Opacity = 0.4,</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proofErr w:type="spellStart"/>
      <w:r w:rsidRPr="00592FC1">
        <w:rPr>
          <w:rFonts w:ascii="Tw Cen MT" w:hAnsi="Tw Cen MT" w:cs="Consolas"/>
          <w:color w:val="000000"/>
          <w:lang w:val="en-US"/>
        </w:rPr>
        <w:t>AllowsTransparency</w:t>
      </w:r>
      <w:proofErr w:type="spellEnd"/>
      <w:r w:rsidRPr="00592FC1">
        <w:rPr>
          <w:rFonts w:ascii="Tw Cen MT" w:hAnsi="Tw Cen MT" w:cs="Consolas"/>
          <w:color w:val="000000"/>
          <w:lang w:val="en-US"/>
        </w:rPr>
        <w:t xml:space="preserve"> = </w:t>
      </w:r>
      <w:r w:rsidRPr="00592FC1">
        <w:rPr>
          <w:rFonts w:ascii="Tw Cen MT" w:hAnsi="Tw Cen MT" w:cs="Consolas"/>
          <w:color w:val="0000FF"/>
          <w:lang w:val="en-US"/>
        </w:rPr>
        <w:t>true</w:t>
      </w:r>
      <w:r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r w:rsidR="00F123FF" w:rsidRPr="00592FC1">
        <w:rPr>
          <w:rFonts w:ascii="Tw Cen MT" w:hAnsi="Tw Cen MT" w:cs="Consolas"/>
          <w:color w:val="000000"/>
          <w:lang w:val="en-US"/>
        </w:rPr>
        <w:tab/>
      </w:r>
      <w:proofErr w:type="spellStart"/>
      <w:r w:rsidRPr="00592FC1">
        <w:rPr>
          <w:rFonts w:ascii="Tw Cen MT" w:hAnsi="Tw Cen MT" w:cs="Consolas"/>
          <w:color w:val="000000"/>
          <w:lang w:val="en-US"/>
        </w:rPr>
        <w:t>WindowStyle</w:t>
      </w:r>
      <w:proofErr w:type="spellEnd"/>
      <w:r w:rsidRPr="00592FC1">
        <w:rPr>
          <w:rFonts w:ascii="Tw Cen MT" w:hAnsi="Tw Cen MT" w:cs="Consolas"/>
          <w:color w:val="000000"/>
          <w:lang w:val="en-US"/>
        </w:rPr>
        <w:t xml:space="preserve"> = </w:t>
      </w:r>
      <w:proofErr w:type="spellStart"/>
      <w:r w:rsidRPr="00592FC1">
        <w:rPr>
          <w:rFonts w:ascii="Tw Cen MT" w:hAnsi="Tw Cen MT" w:cs="Consolas"/>
          <w:color w:val="2B91AF"/>
          <w:lang w:val="en-US"/>
        </w:rPr>
        <w:t>WindowStyle</w:t>
      </w:r>
      <w:r w:rsidRPr="00592FC1">
        <w:rPr>
          <w:rFonts w:ascii="Tw Cen MT" w:hAnsi="Tw Cen MT" w:cs="Consolas"/>
          <w:color w:val="000000"/>
          <w:lang w:val="en-US"/>
        </w:rPr>
        <w:t>.None</w:t>
      </w:r>
      <w:proofErr w:type="spellEnd"/>
      <w:r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proofErr w:type="spellStart"/>
      <w:r w:rsidRPr="00592FC1">
        <w:rPr>
          <w:rFonts w:ascii="Tw Cen MT" w:hAnsi="Tw Cen MT" w:cs="Consolas"/>
          <w:color w:val="000000"/>
          <w:lang w:val="en-US"/>
        </w:rPr>
        <w:t>WindowState</w:t>
      </w:r>
      <w:proofErr w:type="spellEnd"/>
      <w:r w:rsidRPr="00592FC1">
        <w:rPr>
          <w:rFonts w:ascii="Tw Cen MT" w:hAnsi="Tw Cen MT" w:cs="Consolas"/>
          <w:color w:val="000000"/>
          <w:lang w:val="en-US"/>
        </w:rPr>
        <w:t xml:space="preserve"> = </w:t>
      </w:r>
      <w:proofErr w:type="spellStart"/>
      <w:r w:rsidRPr="00592FC1">
        <w:rPr>
          <w:rFonts w:ascii="Tw Cen MT" w:hAnsi="Tw Cen MT" w:cs="Consolas"/>
          <w:color w:val="2B91AF"/>
          <w:lang w:val="en-US"/>
        </w:rPr>
        <w:t>WindowState</w:t>
      </w:r>
      <w:r w:rsidRPr="00592FC1">
        <w:rPr>
          <w:rFonts w:ascii="Tw Cen MT" w:hAnsi="Tw Cen MT" w:cs="Consolas"/>
          <w:color w:val="000000"/>
          <w:lang w:val="en-US"/>
        </w:rPr>
        <w:t>.Maximized</w:t>
      </w:r>
      <w:proofErr w:type="spellEnd"/>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p>
    <w:p w:rsidR="00F63BA3" w:rsidRPr="00592FC1" w:rsidRDefault="006336D5" w:rsidP="00F63BA3">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F123FF" w:rsidRPr="00592FC1">
        <w:rPr>
          <w:rFonts w:ascii="Tw Cen MT" w:hAnsi="Tw Cen MT" w:cs="Consolas"/>
          <w:color w:val="000000"/>
          <w:lang w:val="en-US"/>
        </w:rPr>
        <w:t xml:space="preserve"> </w:t>
      </w:r>
      <w:r w:rsidR="00F63BA3"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proofErr w:type="spellStart"/>
      <w:r w:rsidRPr="00592FC1">
        <w:rPr>
          <w:rFonts w:ascii="Tw Cen MT" w:hAnsi="Tw Cen MT" w:cs="Consolas"/>
          <w:color w:val="000000"/>
          <w:lang w:val="en-US"/>
        </w:rPr>
        <w:t>darkwindow.Show</w:t>
      </w:r>
      <w:proofErr w:type="spellEnd"/>
      <w:r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r w:rsidR="00F123FF" w:rsidRPr="00592FC1">
        <w:rPr>
          <w:rFonts w:ascii="Tw Cen MT" w:hAnsi="Tw Cen MT" w:cs="Consolas"/>
          <w:color w:val="000000"/>
          <w:lang w:val="en-US"/>
        </w:rPr>
        <w:t xml:space="preserve"> </w:t>
      </w:r>
      <w:proofErr w:type="spellStart"/>
      <w:r w:rsidRPr="00592FC1">
        <w:rPr>
          <w:rFonts w:ascii="Tw Cen MT" w:hAnsi="Tw Cen MT" w:cs="Consolas"/>
          <w:color w:val="000000"/>
          <w:lang w:val="en-US"/>
        </w:rPr>
        <w:t>Popup.ShowDialog</w:t>
      </w:r>
      <w:proofErr w:type="spellEnd"/>
      <w:r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r w:rsidR="00F123FF" w:rsidRPr="00592FC1">
        <w:rPr>
          <w:rFonts w:ascii="Tw Cen MT" w:hAnsi="Tw Cen MT" w:cs="Consolas"/>
          <w:color w:val="000000"/>
          <w:lang w:val="en-US"/>
        </w:rPr>
        <w:t xml:space="preserve"> </w:t>
      </w:r>
      <w:proofErr w:type="spellStart"/>
      <w:r w:rsidRPr="00592FC1">
        <w:rPr>
          <w:rFonts w:ascii="Tw Cen MT" w:hAnsi="Tw Cen MT" w:cs="Consolas"/>
          <w:color w:val="000000"/>
          <w:lang w:val="en-US"/>
        </w:rPr>
        <w:t>darkwindow.Close</w:t>
      </w:r>
      <w:proofErr w:type="spellEnd"/>
      <w:r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r w:rsidR="00F123FF" w:rsidRPr="00592FC1">
        <w:rPr>
          <w:rFonts w:ascii="Tw Cen MT" w:hAnsi="Tw Cen MT" w:cs="Consolas"/>
          <w:color w:val="000000"/>
          <w:lang w:val="en-US"/>
        </w:rPr>
        <w:t xml:space="preserve"> </w:t>
      </w:r>
      <w:proofErr w:type="spellStart"/>
      <w:r w:rsidRPr="00592FC1">
        <w:rPr>
          <w:rFonts w:ascii="Tw Cen MT" w:hAnsi="Tw Cen MT" w:cs="Consolas"/>
          <w:color w:val="000000"/>
          <w:lang w:val="en-US"/>
        </w:rPr>
        <w:t>Popup.Close</w:t>
      </w:r>
      <w:proofErr w:type="spellEnd"/>
      <w:r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r w:rsidR="00F123FF" w:rsidRPr="00592FC1">
        <w:rPr>
          <w:rFonts w:ascii="Tw Cen MT" w:hAnsi="Tw Cen MT" w:cs="Consolas"/>
          <w:color w:val="000000"/>
          <w:lang w:val="en-US"/>
        </w:rPr>
        <w:t xml:space="preserve"> </w:t>
      </w:r>
      <w:proofErr w:type="spellStart"/>
      <w:r w:rsidRPr="00592FC1">
        <w:rPr>
          <w:rFonts w:ascii="Tw Cen MT" w:hAnsi="Tw Cen MT" w:cs="Consolas"/>
          <w:color w:val="2B91AF"/>
          <w:lang w:val="en-US"/>
        </w:rPr>
        <w:t>Task</w:t>
      </w:r>
      <w:r w:rsidRPr="00592FC1">
        <w:rPr>
          <w:rFonts w:ascii="Tw Cen MT" w:hAnsi="Tw Cen MT" w:cs="Consolas"/>
          <w:color w:val="000000"/>
          <w:lang w:val="en-US"/>
        </w:rPr>
        <w:t>.Delay</w:t>
      </w:r>
      <w:proofErr w:type="spellEnd"/>
      <w:r w:rsidRPr="00592FC1">
        <w:rPr>
          <w:rFonts w:ascii="Tw Cen MT" w:hAnsi="Tw Cen MT" w:cs="Consolas"/>
          <w:color w:val="000000"/>
          <w:lang w:val="en-US"/>
        </w:rPr>
        <w:t>(100).Wait();</w:t>
      </w:r>
    </w:p>
    <w:p w:rsidR="00F63BA3" w:rsidRPr="006A517C" w:rsidRDefault="00F63BA3" w:rsidP="00F63BA3">
      <w:pPr>
        <w:autoSpaceDE w:val="0"/>
        <w:autoSpaceDN w:val="0"/>
        <w:adjustRightInd w:val="0"/>
        <w:spacing w:after="0" w:line="240" w:lineRule="auto"/>
        <w:rPr>
          <w:rFonts w:ascii="Tw Cen MT" w:hAnsi="Tw Cen MT" w:cs="Consolas"/>
          <w:color w:val="000000"/>
        </w:rPr>
      </w:pPr>
      <w:r w:rsidRPr="00592FC1">
        <w:rPr>
          <w:rFonts w:ascii="Tw Cen MT" w:hAnsi="Tw Cen MT" w:cs="Consolas"/>
          <w:color w:val="000000"/>
          <w:lang w:val="en-US"/>
        </w:rPr>
        <w:t xml:space="preserve">       </w:t>
      </w:r>
      <w:r w:rsidR="00F123FF" w:rsidRPr="00592FC1">
        <w:rPr>
          <w:rFonts w:ascii="Tw Cen MT" w:hAnsi="Tw Cen MT" w:cs="Consolas"/>
          <w:color w:val="000000"/>
          <w:lang w:val="en-US"/>
        </w:rPr>
        <w:t xml:space="preserve"> </w:t>
      </w:r>
      <w:proofErr w:type="spellStart"/>
      <w:r w:rsidRPr="006A517C">
        <w:rPr>
          <w:rFonts w:ascii="Tw Cen MT" w:hAnsi="Tw Cen MT" w:cs="Consolas"/>
          <w:color w:val="000000"/>
        </w:rPr>
        <w:t>status_RFID_process</w:t>
      </w:r>
      <w:proofErr w:type="spellEnd"/>
      <w:r w:rsidRPr="006A517C">
        <w:rPr>
          <w:rFonts w:ascii="Tw Cen MT" w:hAnsi="Tw Cen MT" w:cs="Consolas"/>
          <w:color w:val="000000"/>
        </w:rPr>
        <w:t xml:space="preserve"> = </w:t>
      </w:r>
      <w:r w:rsidRPr="006A517C">
        <w:rPr>
          <w:rFonts w:ascii="Tw Cen MT" w:hAnsi="Tw Cen MT" w:cs="Consolas"/>
          <w:color w:val="0000FF"/>
        </w:rPr>
        <w:t>false</w:t>
      </w:r>
      <w:r w:rsidRPr="006A517C">
        <w:rPr>
          <w:rFonts w:ascii="Tw Cen MT" w:hAnsi="Tw Cen MT" w:cs="Consolas"/>
          <w:color w:val="000000"/>
        </w:rPr>
        <w:t>;</w:t>
      </w:r>
    </w:p>
    <w:p w:rsidR="00F63BA3" w:rsidRPr="00667E97" w:rsidRDefault="00F63BA3" w:rsidP="00F63BA3">
      <w:pPr>
        <w:autoSpaceDE w:val="0"/>
        <w:autoSpaceDN w:val="0"/>
        <w:adjustRightInd w:val="0"/>
        <w:spacing w:after="0" w:line="240" w:lineRule="auto"/>
        <w:rPr>
          <w:rFonts w:ascii="Tw Cen MT" w:hAnsi="Tw Cen MT" w:cs="Consolas"/>
          <w:color w:val="000000"/>
        </w:rPr>
      </w:pPr>
      <w:r w:rsidRPr="00667E97">
        <w:rPr>
          <w:rFonts w:ascii="Tw Cen MT" w:hAnsi="Tw Cen MT" w:cs="Consolas"/>
          <w:color w:val="000000"/>
        </w:rPr>
        <w:t xml:space="preserve">   </w:t>
      </w:r>
      <w:r w:rsidR="00F123FF" w:rsidRPr="00667E97">
        <w:rPr>
          <w:rFonts w:ascii="Tw Cen MT" w:hAnsi="Tw Cen MT" w:cs="Consolas"/>
          <w:color w:val="000000"/>
        </w:rPr>
        <w:t xml:space="preserve"> </w:t>
      </w:r>
      <w:r w:rsidR="006336D5" w:rsidRPr="00667E97">
        <w:rPr>
          <w:rFonts w:ascii="Tw Cen MT" w:hAnsi="Tw Cen MT" w:cs="Consolas"/>
          <w:color w:val="000000"/>
        </w:rPr>
        <w:t xml:space="preserve"> </w:t>
      </w:r>
      <w:r w:rsidR="00F123FF" w:rsidRPr="00667E97">
        <w:rPr>
          <w:rFonts w:ascii="Tw Cen MT" w:hAnsi="Tw Cen MT" w:cs="Consolas"/>
          <w:color w:val="000000"/>
        </w:rPr>
        <w:t xml:space="preserve">   }</w:t>
      </w:r>
    </w:p>
    <w:p w:rsidR="00592FC1" w:rsidRPr="00592FC1" w:rsidRDefault="00F123FF" w:rsidP="00F63BA3">
      <w:pPr>
        <w:jc w:val="both"/>
        <w:rPr>
          <w:rFonts w:ascii="Tw Cen MT" w:hAnsi="Tw Cen MT" w:cs="Consolas"/>
          <w:color w:val="000000"/>
        </w:rPr>
      </w:pPr>
      <w:r w:rsidRPr="00667E97">
        <w:rPr>
          <w:rFonts w:ascii="Tw Cen MT" w:hAnsi="Tw Cen MT" w:cs="Consolas"/>
          <w:color w:val="000000"/>
        </w:rPr>
        <w:t xml:space="preserve">   </w:t>
      </w:r>
      <w:r w:rsidR="006336D5" w:rsidRPr="00667E97">
        <w:rPr>
          <w:rFonts w:ascii="Tw Cen MT" w:hAnsi="Tw Cen MT" w:cs="Consolas"/>
          <w:color w:val="000000"/>
        </w:rPr>
        <w:t xml:space="preserve"> </w:t>
      </w:r>
      <w:r w:rsidR="00F63BA3" w:rsidRPr="00592FC1">
        <w:rPr>
          <w:rFonts w:ascii="Tw Cen MT" w:hAnsi="Tw Cen MT" w:cs="Consolas"/>
          <w:color w:val="000000"/>
        </w:rPr>
        <w:t>}</w:t>
      </w:r>
      <w:r w:rsidR="00592FC1" w:rsidRPr="00592FC1">
        <w:rPr>
          <w:rFonts w:ascii="Tw Cen MT" w:hAnsi="Tw Cen MT" w:cs="Consolas"/>
          <w:color w:val="000000"/>
        </w:rPr>
        <w:br/>
      </w:r>
      <w:r w:rsidR="00592FC1" w:rsidRPr="00592FC1">
        <w:rPr>
          <w:rFonts w:ascii="Tw Cen MT" w:hAnsi="Tw Cen MT" w:cs="Consolas"/>
          <w:color w:val="808080"/>
        </w:rPr>
        <w:t xml:space="preserve">    #</w:t>
      </w:r>
      <w:proofErr w:type="spellStart"/>
      <w:r w:rsidR="00592FC1" w:rsidRPr="00592FC1">
        <w:rPr>
          <w:rFonts w:ascii="Tw Cen MT" w:hAnsi="Tw Cen MT" w:cs="Consolas"/>
          <w:color w:val="808080"/>
        </w:rPr>
        <w:t>endregion</w:t>
      </w:r>
      <w:proofErr w:type="spellEnd"/>
    </w:p>
    <w:p w:rsidR="006F2257" w:rsidRPr="00592FC1" w:rsidRDefault="006F2257" w:rsidP="00214CEF">
      <w:pPr>
        <w:jc w:val="both"/>
        <w:rPr>
          <w:sz w:val="32"/>
          <w:szCs w:val="24"/>
        </w:rPr>
      </w:pPr>
    </w:p>
    <w:p w:rsidR="00146FD7" w:rsidRDefault="0048075A" w:rsidP="00146FD7">
      <w:pPr>
        <w:rPr>
          <w:sz w:val="32"/>
          <w:szCs w:val="24"/>
          <w:u w:val="single"/>
        </w:rPr>
      </w:pPr>
      <w:r>
        <w:rPr>
          <w:sz w:val="32"/>
          <w:szCs w:val="24"/>
          <w:u w:val="single"/>
        </w:rPr>
        <w:t xml:space="preserve">Thread de mise à jour </w:t>
      </w:r>
      <w:r w:rsidR="00667E97">
        <w:rPr>
          <w:sz w:val="32"/>
          <w:szCs w:val="24"/>
          <w:u w:val="single"/>
        </w:rPr>
        <w:t>d’un indicateur</w:t>
      </w:r>
      <w:r>
        <w:rPr>
          <w:sz w:val="32"/>
          <w:szCs w:val="24"/>
          <w:u w:val="single"/>
        </w:rPr>
        <w:t xml:space="preserve"> de connexion</w:t>
      </w:r>
      <w:r w:rsidRPr="00146FD7">
        <w:rPr>
          <w:sz w:val="32"/>
          <w:szCs w:val="24"/>
          <w:u w:val="single"/>
        </w:rPr>
        <w:t xml:space="preserve"> :</w:t>
      </w:r>
      <w:ins w:id="38" w:author="nicolas chancerel" w:date="2017-05-18T19:30:00Z">
        <w:r w:rsidR="00D23096">
          <w:rPr>
            <w:sz w:val="32"/>
            <w:szCs w:val="24"/>
            <w:u w:val="single"/>
          </w:rPr>
          <w:t>=</w:t>
        </w:r>
        <w:r w:rsidR="00EA3581">
          <w:rPr>
            <w:sz w:val="32"/>
            <w:szCs w:val="24"/>
            <w:u w:val="single"/>
          </w:rPr>
          <w:t>²²</w:t>
        </w:r>
      </w:ins>
    </w:p>
    <w:p w:rsidR="00667E97" w:rsidRPr="00667E97" w:rsidRDefault="001A701C" w:rsidP="00146FD7">
      <w:r>
        <w:rPr>
          <w:noProof/>
          <w:lang w:eastAsia="fr-FR"/>
        </w:rPr>
        <w:drawing>
          <wp:anchor distT="0" distB="0" distL="114300" distR="114300" simplePos="0" relativeHeight="251680256" behindDoc="0" locked="0" layoutInCell="1" allowOverlap="1">
            <wp:simplePos x="0" y="0"/>
            <wp:positionH relativeFrom="column">
              <wp:posOffset>4669790</wp:posOffset>
            </wp:positionH>
            <wp:positionV relativeFrom="paragraph">
              <wp:posOffset>518424</wp:posOffset>
            </wp:positionV>
            <wp:extent cx="1171575" cy="428625"/>
            <wp:effectExtent l="57150" t="76200" r="47625" b="66675"/>
            <wp:wrapThrough wrapText="bothSides">
              <wp:wrapPolygon edited="0">
                <wp:start x="-1054" y="-3840"/>
                <wp:lineTo x="-1054" y="24960"/>
                <wp:lineTo x="22478" y="24960"/>
                <wp:lineTo x="22478" y="-3840"/>
                <wp:lineTo x="-1054" y="-384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171575" cy="428625"/>
                    </a:xfrm>
                    <a:prstGeom prst="rect">
                      <a:avLst/>
                    </a:prstGeom>
                    <a:effectLst>
                      <a:outerShdw blurRad="63500" sx="101000" sy="101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67E97">
        <w:rPr>
          <w:noProof/>
          <w:lang w:eastAsia="fr-FR"/>
        </w:rPr>
        <w:drawing>
          <wp:anchor distT="0" distB="0" distL="114300" distR="114300" simplePos="0" relativeHeight="251641344" behindDoc="0" locked="0" layoutInCell="1" allowOverlap="1">
            <wp:simplePos x="0" y="0"/>
            <wp:positionH relativeFrom="column">
              <wp:posOffset>2532645</wp:posOffset>
            </wp:positionH>
            <wp:positionV relativeFrom="paragraph">
              <wp:posOffset>423085</wp:posOffset>
            </wp:positionV>
            <wp:extent cx="138022" cy="138022"/>
            <wp:effectExtent l="0" t="0" r="0" b="0"/>
            <wp:wrapNone/>
            <wp:docPr id="16" name="Image 16" descr="Résultat de recherche d'images pour &quot;red cross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red cross .png&quo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8022" cy="138022"/>
                    </a:xfrm>
                    <a:prstGeom prst="rect">
                      <a:avLst/>
                    </a:prstGeom>
                    <a:noFill/>
                    <a:ln>
                      <a:noFill/>
                    </a:ln>
                  </pic:spPr>
                </pic:pic>
              </a:graphicData>
            </a:graphic>
            <wp14:sizeRelH relativeFrom="page">
              <wp14:pctWidth>0</wp14:pctWidth>
            </wp14:sizeRelH>
            <wp14:sizeRelV relativeFrom="page">
              <wp14:pctHeight>0</wp14:pctHeight>
            </wp14:sizeRelV>
          </wp:anchor>
        </w:drawing>
      </w:r>
      <w:r w:rsidR="00667E97">
        <w:rPr>
          <w:noProof/>
          <w:lang w:eastAsia="fr-FR"/>
        </w:rPr>
        <w:drawing>
          <wp:anchor distT="0" distB="0" distL="114300" distR="114300" simplePos="0" relativeHeight="251639296" behindDoc="0" locked="0" layoutInCell="1" allowOverlap="1">
            <wp:simplePos x="0" y="0"/>
            <wp:positionH relativeFrom="column">
              <wp:posOffset>1807845</wp:posOffset>
            </wp:positionH>
            <wp:positionV relativeFrom="paragraph">
              <wp:posOffset>411216</wp:posOffset>
            </wp:positionV>
            <wp:extent cx="146050" cy="149860"/>
            <wp:effectExtent l="0" t="0" r="0" b="0"/>
            <wp:wrapNone/>
            <wp:docPr id="8" name="Image 8" descr="http://www.freeiconspng.com/uploads/check-mark-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reeiconspng.com/uploads/check-mark-3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6050" cy="149860"/>
                    </a:xfrm>
                    <a:prstGeom prst="rect">
                      <a:avLst/>
                    </a:prstGeom>
                    <a:noFill/>
                    <a:ln>
                      <a:noFill/>
                    </a:ln>
                  </pic:spPr>
                </pic:pic>
              </a:graphicData>
            </a:graphic>
            <wp14:sizeRelH relativeFrom="page">
              <wp14:pctWidth>0</wp14:pctWidth>
            </wp14:sizeRelH>
            <wp14:sizeRelV relativeFrom="page">
              <wp14:pctHeight>0</wp14:pctHeight>
            </wp14:sizeRelV>
          </wp:anchor>
        </w:drawing>
      </w:r>
      <w:r w:rsidR="00667E97">
        <w:t xml:space="preserve">« Test_RFID() » est une méthode qui effectue une connexion de test toute les seconde, puis met </w:t>
      </w:r>
      <w:r>
        <w:t>à</w:t>
      </w:r>
      <w:r w:rsidR="00667E97">
        <w:t xml:space="preserve"> jours l’indicateurs suivant le retour de la méthode « RFID_Connect() » ( True :      , False :      )</w:t>
      </w:r>
    </w:p>
    <w:p w:rsidR="00667E97" w:rsidRPr="00667E97" w:rsidRDefault="004D78ED" w:rsidP="001A701C">
      <w:pPr>
        <w:rPr>
          <w:rFonts w:ascii="Consolas" w:hAnsi="Consolas" w:cs="Consolas"/>
          <w:color w:val="000000"/>
          <w:sz w:val="19"/>
          <w:szCs w:val="19"/>
          <w:lang w:val="en-US"/>
        </w:rPr>
      </w:pPr>
      <w:r>
        <w:rPr>
          <w:rFonts w:ascii="Tw Cen MT" w:hAnsi="Tw Cen MT" w:cs="Consolas"/>
          <w:noProof/>
          <w:color w:val="000000"/>
          <w:lang w:eastAsia="fr-FR"/>
        </w:rPr>
        <w:pict>
          <v:roundrect id="_x0000_s1050" style="position:absolute;margin-left:.4pt;margin-top:5.6pt;width:452.25pt;height:240.85pt;z-index:251638271" arcsize="2785f" filled="f" fillcolor="white [3201]" strokecolor="#00b050" strokeweight="1pt">
            <v:stroke dashstyle="dash"/>
            <v:shadow color="#868686"/>
          </v:roundrect>
        </w:pict>
      </w:r>
      <w:r w:rsidR="00667E97" w:rsidRPr="006A517C">
        <w:rPr>
          <w:noProof/>
          <w:lang w:val="en-US" w:eastAsia="fr-FR"/>
        </w:rPr>
        <w:t xml:space="preserve"> </w:t>
      </w:r>
      <w:r w:rsidR="0048075A" w:rsidRPr="006A517C">
        <w:rPr>
          <w:rFonts w:ascii="Consolas" w:hAnsi="Consolas" w:cs="Consolas"/>
          <w:color w:val="000000"/>
          <w:sz w:val="19"/>
          <w:szCs w:val="19"/>
          <w:lang w:val="en-US"/>
        </w:rPr>
        <w:br/>
      </w:r>
      <w:r w:rsidR="006336D5" w:rsidRPr="006A517C">
        <w:rPr>
          <w:rFonts w:ascii="Consolas" w:hAnsi="Consolas" w:cs="Consolas"/>
          <w:color w:val="000000"/>
          <w:lang w:val="en-US"/>
        </w:rPr>
        <w:t xml:space="preserve">  </w:t>
      </w:r>
      <w:r w:rsidR="00667E97" w:rsidRPr="006A517C">
        <w:rPr>
          <w:rFonts w:ascii="Consolas" w:hAnsi="Consolas" w:cs="Consolas"/>
          <w:color w:val="000000"/>
          <w:sz w:val="19"/>
          <w:szCs w:val="19"/>
          <w:lang w:val="en-US"/>
        </w:rPr>
        <w:t xml:space="preserve">  </w:t>
      </w:r>
      <w:r w:rsidR="00667E97" w:rsidRPr="00667E97">
        <w:rPr>
          <w:rFonts w:ascii="Consolas" w:hAnsi="Consolas" w:cs="Consolas"/>
          <w:color w:val="808080"/>
          <w:sz w:val="19"/>
          <w:szCs w:val="19"/>
          <w:lang w:val="en-US"/>
        </w:rPr>
        <w:t>#region</w:t>
      </w:r>
      <w:r w:rsidR="00667E97" w:rsidRPr="00667E97">
        <w:rPr>
          <w:rFonts w:ascii="Consolas" w:hAnsi="Consolas" w:cs="Consolas"/>
          <w:color w:val="000000"/>
          <w:sz w:val="19"/>
          <w:szCs w:val="19"/>
          <w:lang w:val="en-US"/>
        </w:rPr>
        <w:t xml:space="preserve"> procedure de test connection Test_RFID</w:t>
      </w:r>
      <w:r w:rsidR="001A701C">
        <w:rPr>
          <w:rFonts w:ascii="Consolas" w:hAnsi="Consolas" w:cs="Consolas"/>
          <w:color w:val="000000"/>
          <w:sz w:val="19"/>
          <w:szCs w:val="19"/>
          <w:lang w:val="en-US"/>
        </w:rPr>
        <w:br/>
      </w:r>
      <w:r w:rsidR="00667E97" w:rsidRPr="00667E97">
        <w:rPr>
          <w:rFonts w:ascii="Consolas" w:hAnsi="Consolas" w:cs="Consolas"/>
          <w:color w:val="000000"/>
          <w:sz w:val="19"/>
          <w:szCs w:val="19"/>
          <w:lang w:val="en-US"/>
        </w:rPr>
        <w:t xml:space="preserve">    </w:t>
      </w:r>
      <w:r w:rsidR="00667E97" w:rsidRPr="00667E97">
        <w:rPr>
          <w:rFonts w:ascii="Consolas" w:hAnsi="Consolas" w:cs="Consolas"/>
          <w:color w:val="0000FF"/>
          <w:sz w:val="19"/>
          <w:szCs w:val="19"/>
          <w:lang w:val="en-US"/>
        </w:rPr>
        <w:t>private</w:t>
      </w:r>
      <w:r w:rsidR="00667E97" w:rsidRPr="00667E97">
        <w:rPr>
          <w:rFonts w:ascii="Consolas" w:hAnsi="Consolas" w:cs="Consolas"/>
          <w:color w:val="000000"/>
          <w:sz w:val="19"/>
          <w:szCs w:val="19"/>
          <w:lang w:val="en-US"/>
        </w:rPr>
        <w:t xml:space="preserve"> </w:t>
      </w:r>
      <w:r w:rsidR="00667E97" w:rsidRPr="00667E97">
        <w:rPr>
          <w:rFonts w:ascii="Consolas" w:hAnsi="Consolas" w:cs="Consolas"/>
          <w:color w:val="0000FF"/>
          <w:sz w:val="19"/>
          <w:szCs w:val="19"/>
          <w:lang w:val="en-US"/>
        </w:rPr>
        <w:t>void</w:t>
      </w:r>
      <w:r w:rsidR="00667E97" w:rsidRPr="00667E97">
        <w:rPr>
          <w:rFonts w:ascii="Consolas" w:hAnsi="Consolas" w:cs="Consolas"/>
          <w:color w:val="000000"/>
          <w:sz w:val="19"/>
          <w:szCs w:val="19"/>
          <w:lang w:val="en-US"/>
        </w:rPr>
        <w:t xml:space="preserve"> Test_RFID()</w:t>
      </w:r>
      <w:r w:rsidR="001A701C">
        <w:rPr>
          <w:rFonts w:ascii="Consolas" w:hAnsi="Consolas" w:cs="Consolas"/>
          <w:color w:val="000000"/>
          <w:sz w:val="19"/>
          <w:szCs w:val="19"/>
          <w:lang w:val="en-US"/>
        </w:rPr>
        <w:br/>
      </w:r>
      <w:r w:rsidR="00667E97" w:rsidRPr="00667E97">
        <w:rPr>
          <w:rFonts w:ascii="Consolas" w:hAnsi="Consolas" w:cs="Consolas"/>
          <w:color w:val="000000"/>
          <w:sz w:val="19"/>
          <w:szCs w:val="19"/>
          <w:lang w:val="en-US"/>
        </w:rPr>
        <w:t xml:space="preserve">    {</w:t>
      </w:r>
    </w:p>
    <w:p w:rsidR="00667E97" w:rsidRPr="00667E97" w:rsidRDefault="00667E97" w:rsidP="00667E97">
      <w:pPr>
        <w:autoSpaceDE w:val="0"/>
        <w:autoSpaceDN w:val="0"/>
        <w:adjustRightInd w:val="0"/>
        <w:spacing w:after="0" w:line="240" w:lineRule="auto"/>
        <w:rPr>
          <w:rFonts w:ascii="Consolas" w:hAnsi="Consolas" w:cs="Consolas"/>
          <w:color w:val="000000"/>
          <w:sz w:val="19"/>
          <w:szCs w:val="19"/>
          <w:lang w:val="en-US"/>
        </w:rPr>
      </w:pPr>
      <w:r w:rsidRPr="00667E97">
        <w:rPr>
          <w:rFonts w:ascii="Consolas" w:hAnsi="Consolas" w:cs="Consolas"/>
          <w:color w:val="000000"/>
          <w:sz w:val="19"/>
          <w:szCs w:val="19"/>
          <w:lang w:val="en-US"/>
        </w:rPr>
        <w:t xml:space="preserve">        </w:t>
      </w:r>
      <w:r w:rsidRPr="00667E97">
        <w:rPr>
          <w:rFonts w:ascii="Consolas" w:hAnsi="Consolas" w:cs="Consolas"/>
          <w:color w:val="0000FF"/>
          <w:sz w:val="19"/>
          <w:szCs w:val="19"/>
          <w:lang w:val="en-US"/>
        </w:rPr>
        <w:t>while</w:t>
      </w:r>
      <w:r w:rsidRPr="00667E97">
        <w:rPr>
          <w:rFonts w:ascii="Consolas" w:hAnsi="Consolas" w:cs="Consolas"/>
          <w:color w:val="000000"/>
          <w:sz w:val="19"/>
          <w:szCs w:val="19"/>
          <w:lang w:val="en-US"/>
        </w:rPr>
        <w:t xml:space="preserve"> (</w:t>
      </w:r>
      <w:r w:rsidRPr="00667E97">
        <w:rPr>
          <w:rFonts w:ascii="Consolas" w:hAnsi="Consolas" w:cs="Consolas"/>
          <w:color w:val="0000FF"/>
          <w:sz w:val="19"/>
          <w:szCs w:val="19"/>
          <w:lang w:val="en-US"/>
        </w:rPr>
        <w:t>true</w:t>
      </w:r>
      <w:r w:rsidRPr="00667E97">
        <w:rPr>
          <w:rFonts w:ascii="Consolas" w:hAnsi="Consolas" w:cs="Consolas"/>
          <w:color w:val="000000"/>
          <w:sz w:val="19"/>
          <w:szCs w:val="19"/>
          <w:lang w:val="en-US"/>
        </w:rPr>
        <w:t>) {</w:t>
      </w:r>
    </w:p>
    <w:p w:rsidR="00667E97" w:rsidRPr="00667E97" w:rsidRDefault="00667E97" w:rsidP="00667E97">
      <w:pPr>
        <w:autoSpaceDE w:val="0"/>
        <w:autoSpaceDN w:val="0"/>
        <w:adjustRightInd w:val="0"/>
        <w:spacing w:after="0" w:line="240" w:lineRule="auto"/>
        <w:rPr>
          <w:rFonts w:ascii="Consolas" w:hAnsi="Consolas" w:cs="Consolas"/>
          <w:color w:val="000000"/>
          <w:sz w:val="19"/>
          <w:szCs w:val="19"/>
          <w:lang w:val="en-US"/>
        </w:rPr>
      </w:pPr>
      <w:r w:rsidRPr="00667E97">
        <w:rPr>
          <w:rFonts w:ascii="Consolas" w:hAnsi="Consolas" w:cs="Consolas"/>
          <w:color w:val="000000"/>
          <w:sz w:val="19"/>
          <w:szCs w:val="19"/>
          <w:lang w:val="en-US"/>
        </w:rPr>
        <w:t xml:space="preserve">            </w:t>
      </w:r>
      <w:r w:rsidRPr="00667E97">
        <w:rPr>
          <w:rFonts w:ascii="Consolas" w:hAnsi="Consolas" w:cs="Consolas"/>
          <w:color w:val="0000FF"/>
          <w:sz w:val="19"/>
          <w:szCs w:val="19"/>
          <w:lang w:val="en-US"/>
        </w:rPr>
        <w:t>if</w:t>
      </w:r>
      <w:r w:rsidRPr="00667E97">
        <w:rPr>
          <w:rFonts w:ascii="Consolas" w:hAnsi="Consolas" w:cs="Consolas"/>
          <w:color w:val="000000"/>
          <w:sz w:val="19"/>
          <w:szCs w:val="19"/>
          <w:lang w:val="en-US"/>
        </w:rPr>
        <w:t xml:space="preserve"> (RFID_Connect())</w:t>
      </w:r>
    </w:p>
    <w:p w:rsidR="00667E97" w:rsidRPr="00667E97" w:rsidRDefault="00667E97" w:rsidP="00667E97">
      <w:pPr>
        <w:autoSpaceDE w:val="0"/>
        <w:autoSpaceDN w:val="0"/>
        <w:adjustRightInd w:val="0"/>
        <w:spacing w:after="0" w:line="240" w:lineRule="auto"/>
        <w:rPr>
          <w:rFonts w:ascii="Consolas" w:hAnsi="Consolas" w:cs="Consolas"/>
          <w:color w:val="000000"/>
          <w:sz w:val="19"/>
          <w:szCs w:val="19"/>
          <w:lang w:val="en-US"/>
        </w:rPr>
      </w:pPr>
      <w:r w:rsidRPr="00667E97">
        <w:rPr>
          <w:rFonts w:ascii="Consolas" w:hAnsi="Consolas" w:cs="Consolas"/>
          <w:color w:val="000000"/>
          <w:sz w:val="19"/>
          <w:szCs w:val="19"/>
          <w:lang w:val="en-US"/>
        </w:rPr>
        <w:t xml:space="preserve">            {</w:t>
      </w:r>
    </w:p>
    <w:p w:rsidR="00667E97" w:rsidRPr="00667E97" w:rsidRDefault="00667E97" w:rsidP="00667E97">
      <w:pPr>
        <w:autoSpaceDE w:val="0"/>
        <w:autoSpaceDN w:val="0"/>
        <w:adjustRightInd w:val="0"/>
        <w:spacing w:after="0" w:line="240" w:lineRule="auto"/>
        <w:rPr>
          <w:rFonts w:ascii="Consolas" w:hAnsi="Consolas" w:cs="Consolas"/>
          <w:color w:val="000000"/>
          <w:sz w:val="19"/>
          <w:szCs w:val="19"/>
          <w:lang w:val="en-US"/>
        </w:rPr>
      </w:pPr>
      <w:r w:rsidRPr="00667E97">
        <w:rPr>
          <w:rFonts w:ascii="Consolas" w:hAnsi="Consolas" w:cs="Consolas"/>
          <w:color w:val="000000"/>
          <w:sz w:val="19"/>
          <w:szCs w:val="19"/>
          <w:lang w:val="en-US"/>
        </w:rPr>
        <w:t xml:space="preserve">                </w:t>
      </w:r>
      <w:proofErr w:type="spellStart"/>
      <w:r w:rsidRPr="00667E97">
        <w:rPr>
          <w:rFonts w:ascii="Consolas" w:hAnsi="Consolas" w:cs="Consolas"/>
          <w:color w:val="000000"/>
          <w:sz w:val="19"/>
          <w:szCs w:val="19"/>
          <w:lang w:val="en-US"/>
        </w:rPr>
        <w:t>etat_Connection_RFID</w:t>
      </w:r>
      <w:proofErr w:type="spellEnd"/>
      <w:r w:rsidRPr="00667E97">
        <w:rPr>
          <w:rFonts w:ascii="Consolas" w:hAnsi="Consolas" w:cs="Consolas"/>
          <w:color w:val="000000"/>
          <w:sz w:val="19"/>
          <w:szCs w:val="19"/>
          <w:lang w:val="en-US"/>
        </w:rPr>
        <w:t xml:space="preserve"> = </w:t>
      </w:r>
      <w:r w:rsidRPr="00667E97">
        <w:rPr>
          <w:rFonts w:ascii="Consolas" w:hAnsi="Consolas" w:cs="Consolas"/>
          <w:color w:val="0000FF"/>
          <w:sz w:val="19"/>
          <w:szCs w:val="19"/>
          <w:lang w:val="en-US"/>
        </w:rPr>
        <w:t>true</w:t>
      </w:r>
      <w:r w:rsidRPr="00667E97">
        <w:rPr>
          <w:rFonts w:ascii="Consolas" w:hAnsi="Consolas" w:cs="Consolas"/>
          <w:color w:val="000000"/>
          <w:sz w:val="19"/>
          <w:szCs w:val="19"/>
          <w:lang w:val="en-US"/>
        </w:rPr>
        <w:t>;</w:t>
      </w:r>
    </w:p>
    <w:p w:rsidR="00667E97" w:rsidRPr="00667E97" w:rsidRDefault="004D78ED" w:rsidP="00667E9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eastAsia="fr-FR"/>
        </w:rPr>
        <w:pict>
          <v:shape id="_x0000_s1052" type="#_x0000_t19" style="position:absolute;margin-left:384.6pt;margin-top:7.65pt;width:36.85pt;height:83.75pt;z-index:251666944" fillcolor="white [3201]" strokecolor="#00b050" strokeweight="1pt">
            <v:stroke dashstyle="dash"/>
            <v:shadow color="#868686"/>
          </v:shape>
        </w:pict>
      </w:r>
      <w:r w:rsidR="00667E97" w:rsidRPr="00667E97">
        <w:rPr>
          <w:rFonts w:ascii="Consolas" w:hAnsi="Consolas" w:cs="Consolas"/>
          <w:color w:val="000000"/>
          <w:sz w:val="19"/>
          <w:szCs w:val="19"/>
          <w:lang w:val="en-US"/>
        </w:rPr>
        <w:t xml:space="preserve">                </w:t>
      </w:r>
      <w:proofErr w:type="spellStart"/>
      <w:r w:rsidR="00667E97" w:rsidRPr="00667E97">
        <w:rPr>
          <w:rFonts w:ascii="Consolas" w:hAnsi="Consolas" w:cs="Consolas"/>
          <w:color w:val="000000"/>
          <w:sz w:val="19"/>
          <w:szCs w:val="19"/>
          <w:lang w:val="en-US"/>
        </w:rPr>
        <w:t>Dispatcher.Invoke</w:t>
      </w:r>
      <w:proofErr w:type="spellEnd"/>
      <w:r w:rsidR="00667E97" w:rsidRPr="00667E97">
        <w:rPr>
          <w:rFonts w:ascii="Consolas" w:hAnsi="Consolas" w:cs="Consolas"/>
          <w:color w:val="000000"/>
          <w:sz w:val="19"/>
          <w:szCs w:val="19"/>
          <w:lang w:val="en-US"/>
        </w:rPr>
        <w:t>(</w:t>
      </w:r>
      <w:r w:rsidR="00667E97" w:rsidRPr="00667E97">
        <w:rPr>
          <w:rFonts w:ascii="Consolas" w:hAnsi="Consolas" w:cs="Consolas"/>
          <w:color w:val="0000FF"/>
          <w:sz w:val="19"/>
          <w:szCs w:val="19"/>
          <w:lang w:val="en-US"/>
        </w:rPr>
        <w:t>new</w:t>
      </w:r>
      <w:r w:rsidR="00667E97" w:rsidRPr="00667E97">
        <w:rPr>
          <w:rFonts w:ascii="Consolas" w:hAnsi="Consolas" w:cs="Consolas"/>
          <w:color w:val="000000"/>
          <w:sz w:val="19"/>
          <w:szCs w:val="19"/>
          <w:lang w:val="en-US"/>
        </w:rPr>
        <w:t xml:space="preserve"> </w:t>
      </w:r>
      <w:r w:rsidR="00667E97" w:rsidRPr="00667E97">
        <w:rPr>
          <w:rFonts w:ascii="Consolas" w:hAnsi="Consolas" w:cs="Consolas"/>
          <w:color w:val="2B91AF"/>
          <w:sz w:val="19"/>
          <w:szCs w:val="19"/>
          <w:lang w:val="en-US"/>
        </w:rPr>
        <w:t>Action</w:t>
      </w:r>
      <w:r w:rsidR="00667E97" w:rsidRPr="00667E97">
        <w:rPr>
          <w:rFonts w:ascii="Consolas" w:hAnsi="Consolas" w:cs="Consolas"/>
          <w:color w:val="000000"/>
          <w:sz w:val="19"/>
          <w:szCs w:val="19"/>
          <w:lang w:val="en-US"/>
        </w:rPr>
        <w:t xml:space="preserve">(() =&gt; </w:t>
      </w:r>
      <w:proofErr w:type="spellStart"/>
      <w:r w:rsidR="00667E97" w:rsidRPr="00667E97">
        <w:rPr>
          <w:rFonts w:ascii="Consolas" w:hAnsi="Consolas" w:cs="Consolas"/>
          <w:color w:val="000000"/>
          <w:sz w:val="19"/>
          <w:szCs w:val="19"/>
          <w:lang w:val="en-US"/>
        </w:rPr>
        <w:t>UpdateUI_RFID</w:t>
      </w:r>
      <w:proofErr w:type="spellEnd"/>
      <w:r w:rsidR="00667E97" w:rsidRPr="00667E97">
        <w:rPr>
          <w:rFonts w:ascii="Consolas" w:hAnsi="Consolas" w:cs="Consolas"/>
          <w:color w:val="000000"/>
          <w:sz w:val="19"/>
          <w:szCs w:val="19"/>
          <w:lang w:val="en-US"/>
        </w:rPr>
        <w:t>(</w:t>
      </w:r>
      <w:r w:rsidR="00667E97" w:rsidRPr="00667E97">
        <w:rPr>
          <w:rFonts w:ascii="Consolas" w:hAnsi="Consolas" w:cs="Consolas"/>
          <w:color w:val="0000FF"/>
          <w:sz w:val="19"/>
          <w:szCs w:val="19"/>
          <w:lang w:val="en-US"/>
        </w:rPr>
        <w:t>true</w:t>
      </w:r>
      <w:r w:rsidR="00667E97" w:rsidRPr="00667E97">
        <w:rPr>
          <w:rFonts w:ascii="Consolas" w:hAnsi="Consolas" w:cs="Consolas"/>
          <w:color w:val="000000"/>
          <w:sz w:val="19"/>
          <w:szCs w:val="19"/>
          <w:lang w:val="en-US"/>
        </w:rPr>
        <w:t>)));</w:t>
      </w:r>
    </w:p>
    <w:p w:rsidR="00667E97" w:rsidRPr="00667E97" w:rsidRDefault="00667E97" w:rsidP="00667E97">
      <w:pPr>
        <w:autoSpaceDE w:val="0"/>
        <w:autoSpaceDN w:val="0"/>
        <w:adjustRightInd w:val="0"/>
        <w:spacing w:after="0" w:line="240" w:lineRule="auto"/>
        <w:rPr>
          <w:rFonts w:ascii="Consolas" w:hAnsi="Consolas" w:cs="Consolas"/>
          <w:color w:val="000000"/>
          <w:sz w:val="19"/>
          <w:szCs w:val="19"/>
          <w:lang w:val="en-US"/>
        </w:rPr>
      </w:pPr>
      <w:r w:rsidRPr="00667E97">
        <w:rPr>
          <w:rFonts w:ascii="Consolas" w:hAnsi="Consolas" w:cs="Consolas"/>
          <w:color w:val="000000"/>
          <w:sz w:val="19"/>
          <w:szCs w:val="19"/>
          <w:lang w:val="en-US"/>
        </w:rPr>
        <w:t xml:space="preserve">            }</w:t>
      </w:r>
    </w:p>
    <w:p w:rsidR="00667E97" w:rsidRPr="00667E97" w:rsidRDefault="00667E97" w:rsidP="00667E97">
      <w:pPr>
        <w:autoSpaceDE w:val="0"/>
        <w:autoSpaceDN w:val="0"/>
        <w:adjustRightInd w:val="0"/>
        <w:spacing w:after="0" w:line="240" w:lineRule="auto"/>
        <w:rPr>
          <w:rFonts w:ascii="Consolas" w:hAnsi="Consolas" w:cs="Consolas"/>
          <w:color w:val="000000"/>
          <w:sz w:val="19"/>
          <w:szCs w:val="19"/>
          <w:lang w:val="en-US"/>
        </w:rPr>
      </w:pPr>
      <w:r w:rsidRPr="00667E97">
        <w:rPr>
          <w:rFonts w:ascii="Consolas" w:hAnsi="Consolas" w:cs="Consolas"/>
          <w:color w:val="000000"/>
          <w:sz w:val="19"/>
          <w:szCs w:val="19"/>
          <w:lang w:val="en-US"/>
        </w:rPr>
        <w:t xml:space="preserve">            </w:t>
      </w:r>
      <w:r w:rsidRPr="00667E97">
        <w:rPr>
          <w:rFonts w:ascii="Consolas" w:hAnsi="Consolas" w:cs="Consolas"/>
          <w:color w:val="0000FF"/>
          <w:sz w:val="19"/>
          <w:szCs w:val="19"/>
          <w:lang w:val="en-US"/>
        </w:rPr>
        <w:t>else</w:t>
      </w:r>
    </w:p>
    <w:p w:rsidR="00667E97" w:rsidRPr="00667E97" w:rsidRDefault="00667E97" w:rsidP="00667E97">
      <w:pPr>
        <w:autoSpaceDE w:val="0"/>
        <w:autoSpaceDN w:val="0"/>
        <w:adjustRightInd w:val="0"/>
        <w:spacing w:after="0" w:line="240" w:lineRule="auto"/>
        <w:rPr>
          <w:rFonts w:ascii="Consolas" w:hAnsi="Consolas" w:cs="Consolas"/>
          <w:color w:val="000000"/>
          <w:sz w:val="19"/>
          <w:szCs w:val="19"/>
          <w:lang w:val="en-US"/>
        </w:rPr>
      </w:pPr>
      <w:r w:rsidRPr="00667E97">
        <w:rPr>
          <w:rFonts w:ascii="Consolas" w:hAnsi="Consolas" w:cs="Consolas"/>
          <w:color w:val="000000"/>
          <w:sz w:val="19"/>
          <w:szCs w:val="19"/>
          <w:lang w:val="en-US"/>
        </w:rPr>
        <w:t xml:space="preserve">            {</w:t>
      </w:r>
    </w:p>
    <w:p w:rsidR="00667E97" w:rsidRPr="00667E97" w:rsidRDefault="00667E97" w:rsidP="00667E97">
      <w:pPr>
        <w:autoSpaceDE w:val="0"/>
        <w:autoSpaceDN w:val="0"/>
        <w:adjustRightInd w:val="0"/>
        <w:spacing w:after="0" w:line="240" w:lineRule="auto"/>
        <w:rPr>
          <w:rFonts w:ascii="Consolas" w:hAnsi="Consolas" w:cs="Consolas"/>
          <w:color w:val="000000"/>
          <w:sz w:val="19"/>
          <w:szCs w:val="19"/>
          <w:lang w:val="en-US"/>
        </w:rPr>
      </w:pPr>
      <w:r w:rsidRPr="00667E97">
        <w:rPr>
          <w:rFonts w:ascii="Consolas" w:hAnsi="Consolas" w:cs="Consolas"/>
          <w:color w:val="000000"/>
          <w:sz w:val="19"/>
          <w:szCs w:val="19"/>
          <w:lang w:val="en-US"/>
        </w:rPr>
        <w:t xml:space="preserve">                </w:t>
      </w:r>
      <w:proofErr w:type="spellStart"/>
      <w:r w:rsidRPr="00667E97">
        <w:rPr>
          <w:rFonts w:ascii="Consolas" w:hAnsi="Consolas" w:cs="Consolas"/>
          <w:color w:val="000000"/>
          <w:sz w:val="19"/>
          <w:szCs w:val="19"/>
          <w:lang w:val="en-US"/>
        </w:rPr>
        <w:t>etat_Connection_RFID</w:t>
      </w:r>
      <w:proofErr w:type="spellEnd"/>
      <w:r w:rsidRPr="00667E97">
        <w:rPr>
          <w:rFonts w:ascii="Consolas" w:hAnsi="Consolas" w:cs="Consolas"/>
          <w:color w:val="000000"/>
          <w:sz w:val="19"/>
          <w:szCs w:val="19"/>
          <w:lang w:val="en-US"/>
        </w:rPr>
        <w:t xml:space="preserve"> = </w:t>
      </w:r>
      <w:r w:rsidRPr="00667E97">
        <w:rPr>
          <w:rFonts w:ascii="Consolas" w:hAnsi="Consolas" w:cs="Consolas"/>
          <w:color w:val="0000FF"/>
          <w:sz w:val="19"/>
          <w:szCs w:val="19"/>
          <w:lang w:val="en-US"/>
        </w:rPr>
        <w:t>false</w:t>
      </w:r>
      <w:r w:rsidRPr="00667E97">
        <w:rPr>
          <w:rFonts w:ascii="Consolas" w:hAnsi="Consolas" w:cs="Consolas"/>
          <w:color w:val="000000"/>
          <w:sz w:val="19"/>
          <w:szCs w:val="19"/>
          <w:lang w:val="en-US"/>
        </w:rPr>
        <w:t>;</w:t>
      </w:r>
    </w:p>
    <w:p w:rsidR="00667E97" w:rsidRPr="00667E97" w:rsidRDefault="004D78ED" w:rsidP="00667E9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eastAsia="fr-FR"/>
        </w:rPr>
        <w:pict>
          <v:shape id="_x0000_s1051" type="#_x0000_t19" style="position:absolute;margin-left:388.8pt;margin-top:9pt;width:32.65pt;height:122.25pt;z-index:251665920" fillcolor="white [3201]" strokecolor="#00b050" strokeweight="1pt">
            <v:stroke dashstyle="dash"/>
            <v:shadow color="#868686"/>
          </v:shape>
        </w:pict>
      </w:r>
      <w:r w:rsidR="00667E97" w:rsidRPr="00667E97">
        <w:rPr>
          <w:rFonts w:ascii="Consolas" w:hAnsi="Consolas" w:cs="Consolas"/>
          <w:color w:val="000000"/>
          <w:sz w:val="19"/>
          <w:szCs w:val="19"/>
          <w:lang w:val="en-US"/>
        </w:rPr>
        <w:t xml:space="preserve">                </w:t>
      </w:r>
      <w:proofErr w:type="spellStart"/>
      <w:r w:rsidR="00667E97" w:rsidRPr="00667E97">
        <w:rPr>
          <w:rFonts w:ascii="Consolas" w:hAnsi="Consolas" w:cs="Consolas"/>
          <w:color w:val="000000"/>
          <w:sz w:val="19"/>
          <w:szCs w:val="19"/>
          <w:lang w:val="en-US"/>
        </w:rPr>
        <w:t>Dispatcher.Invoke</w:t>
      </w:r>
      <w:proofErr w:type="spellEnd"/>
      <w:r w:rsidR="00667E97" w:rsidRPr="00667E97">
        <w:rPr>
          <w:rFonts w:ascii="Consolas" w:hAnsi="Consolas" w:cs="Consolas"/>
          <w:color w:val="000000"/>
          <w:sz w:val="19"/>
          <w:szCs w:val="19"/>
          <w:lang w:val="en-US"/>
        </w:rPr>
        <w:t>(</w:t>
      </w:r>
      <w:r w:rsidR="00667E97" w:rsidRPr="00667E97">
        <w:rPr>
          <w:rFonts w:ascii="Consolas" w:hAnsi="Consolas" w:cs="Consolas"/>
          <w:color w:val="0000FF"/>
          <w:sz w:val="19"/>
          <w:szCs w:val="19"/>
          <w:lang w:val="en-US"/>
        </w:rPr>
        <w:t>new</w:t>
      </w:r>
      <w:r w:rsidR="00667E97" w:rsidRPr="00667E97">
        <w:rPr>
          <w:rFonts w:ascii="Consolas" w:hAnsi="Consolas" w:cs="Consolas"/>
          <w:color w:val="000000"/>
          <w:sz w:val="19"/>
          <w:szCs w:val="19"/>
          <w:lang w:val="en-US"/>
        </w:rPr>
        <w:t xml:space="preserve"> </w:t>
      </w:r>
      <w:r w:rsidR="00667E97" w:rsidRPr="00667E97">
        <w:rPr>
          <w:rFonts w:ascii="Consolas" w:hAnsi="Consolas" w:cs="Consolas"/>
          <w:color w:val="2B91AF"/>
          <w:sz w:val="19"/>
          <w:szCs w:val="19"/>
          <w:lang w:val="en-US"/>
        </w:rPr>
        <w:t>Action</w:t>
      </w:r>
      <w:r w:rsidR="00667E97" w:rsidRPr="00667E97">
        <w:rPr>
          <w:rFonts w:ascii="Consolas" w:hAnsi="Consolas" w:cs="Consolas"/>
          <w:color w:val="000000"/>
          <w:sz w:val="19"/>
          <w:szCs w:val="19"/>
          <w:lang w:val="en-US"/>
        </w:rPr>
        <w:t xml:space="preserve">(() =&gt; </w:t>
      </w:r>
      <w:proofErr w:type="spellStart"/>
      <w:r w:rsidR="00667E97" w:rsidRPr="00667E97">
        <w:rPr>
          <w:rFonts w:ascii="Consolas" w:hAnsi="Consolas" w:cs="Consolas"/>
          <w:color w:val="000000"/>
          <w:sz w:val="19"/>
          <w:szCs w:val="19"/>
          <w:lang w:val="en-US"/>
        </w:rPr>
        <w:t>UpdateUI_RFID</w:t>
      </w:r>
      <w:proofErr w:type="spellEnd"/>
      <w:r w:rsidR="00667E97" w:rsidRPr="00667E97">
        <w:rPr>
          <w:rFonts w:ascii="Consolas" w:hAnsi="Consolas" w:cs="Consolas"/>
          <w:color w:val="000000"/>
          <w:sz w:val="19"/>
          <w:szCs w:val="19"/>
          <w:lang w:val="en-US"/>
        </w:rPr>
        <w:t>(</w:t>
      </w:r>
      <w:r w:rsidR="00667E97" w:rsidRPr="00667E97">
        <w:rPr>
          <w:rFonts w:ascii="Consolas" w:hAnsi="Consolas" w:cs="Consolas"/>
          <w:color w:val="0000FF"/>
          <w:sz w:val="19"/>
          <w:szCs w:val="19"/>
          <w:lang w:val="en-US"/>
        </w:rPr>
        <w:t>false</w:t>
      </w:r>
      <w:r w:rsidR="00667E97" w:rsidRPr="00667E97">
        <w:rPr>
          <w:rFonts w:ascii="Consolas" w:hAnsi="Consolas" w:cs="Consolas"/>
          <w:color w:val="000000"/>
          <w:sz w:val="19"/>
          <w:szCs w:val="19"/>
          <w:lang w:val="en-US"/>
        </w:rPr>
        <w:t>)));</w:t>
      </w:r>
    </w:p>
    <w:p w:rsidR="00667E97" w:rsidRPr="006A517C" w:rsidRDefault="00667E97" w:rsidP="00667E97">
      <w:pPr>
        <w:autoSpaceDE w:val="0"/>
        <w:autoSpaceDN w:val="0"/>
        <w:adjustRightInd w:val="0"/>
        <w:spacing w:after="0" w:line="240" w:lineRule="auto"/>
        <w:rPr>
          <w:rFonts w:ascii="Consolas" w:hAnsi="Consolas" w:cs="Consolas"/>
          <w:color w:val="000000"/>
          <w:sz w:val="19"/>
          <w:szCs w:val="19"/>
          <w:lang w:val="en-US"/>
        </w:rPr>
      </w:pPr>
      <w:r w:rsidRPr="00667E97">
        <w:rPr>
          <w:rFonts w:ascii="Consolas" w:hAnsi="Consolas" w:cs="Consolas"/>
          <w:color w:val="000000"/>
          <w:sz w:val="19"/>
          <w:szCs w:val="19"/>
          <w:lang w:val="en-US"/>
        </w:rPr>
        <w:t xml:space="preserve">            </w:t>
      </w:r>
      <w:r w:rsidRPr="006A517C">
        <w:rPr>
          <w:rFonts w:ascii="Consolas" w:hAnsi="Consolas" w:cs="Consolas"/>
          <w:color w:val="000000"/>
          <w:sz w:val="19"/>
          <w:szCs w:val="19"/>
          <w:lang w:val="en-US"/>
        </w:rPr>
        <w:t>}</w:t>
      </w:r>
    </w:p>
    <w:p w:rsidR="00667E97" w:rsidRPr="006A517C" w:rsidRDefault="00667E97" w:rsidP="00667E97">
      <w:pPr>
        <w:autoSpaceDE w:val="0"/>
        <w:autoSpaceDN w:val="0"/>
        <w:adjustRightInd w:val="0"/>
        <w:spacing w:after="0" w:line="240" w:lineRule="auto"/>
        <w:rPr>
          <w:rFonts w:ascii="Consolas" w:hAnsi="Consolas" w:cs="Consolas"/>
          <w:color w:val="000000"/>
          <w:sz w:val="19"/>
          <w:szCs w:val="19"/>
          <w:lang w:val="en-US"/>
        </w:rPr>
      </w:pPr>
      <w:r w:rsidRPr="006A517C">
        <w:rPr>
          <w:rFonts w:ascii="Consolas" w:hAnsi="Consolas" w:cs="Consolas"/>
          <w:color w:val="000000"/>
          <w:sz w:val="19"/>
          <w:szCs w:val="19"/>
          <w:lang w:val="en-US"/>
        </w:rPr>
        <w:t xml:space="preserve">            </w:t>
      </w:r>
      <w:proofErr w:type="spellStart"/>
      <w:r w:rsidRPr="006A517C">
        <w:rPr>
          <w:rFonts w:ascii="Consolas" w:hAnsi="Consolas" w:cs="Consolas"/>
          <w:color w:val="2B91AF"/>
          <w:sz w:val="19"/>
          <w:szCs w:val="19"/>
          <w:lang w:val="en-US"/>
        </w:rPr>
        <w:t>Task</w:t>
      </w:r>
      <w:r w:rsidRPr="006A517C">
        <w:rPr>
          <w:rFonts w:ascii="Consolas" w:hAnsi="Consolas" w:cs="Consolas"/>
          <w:color w:val="000000"/>
          <w:sz w:val="19"/>
          <w:szCs w:val="19"/>
          <w:lang w:val="en-US"/>
        </w:rPr>
        <w:t>.Delay</w:t>
      </w:r>
      <w:proofErr w:type="spellEnd"/>
      <w:r w:rsidRPr="006A517C">
        <w:rPr>
          <w:rFonts w:ascii="Consolas" w:hAnsi="Consolas" w:cs="Consolas"/>
          <w:color w:val="000000"/>
          <w:sz w:val="19"/>
          <w:szCs w:val="19"/>
          <w:lang w:val="en-US"/>
        </w:rPr>
        <w:t>(1000).Wait();</w:t>
      </w:r>
    </w:p>
    <w:p w:rsidR="00667E97" w:rsidRPr="006A517C" w:rsidRDefault="004D78ED" w:rsidP="00667E9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eastAsia="fr-FR"/>
        </w:rPr>
        <w:pict>
          <v:shapetype id="_x0000_t32" coordsize="21600,21600" o:spt="32" o:oned="t" path="m,l21600,21600e" filled="f">
            <v:path arrowok="t" fillok="f" o:connecttype="none"/>
            <o:lock v:ext="edit" shapetype="t"/>
          </v:shapetype>
          <v:shape id="_x0000_s1053" type="#_x0000_t32" style="position:absolute;margin-left:421.45pt;margin-top:1.45pt;width:0;height:77.15pt;z-index:251667968" o:connectortype="straight" strokecolor="#00b050" strokeweight="1pt">
            <v:stroke dashstyle="dash"/>
            <v:shadow color="#868686"/>
          </v:shape>
        </w:pict>
      </w:r>
      <w:r w:rsidR="00667E97" w:rsidRPr="006A517C">
        <w:rPr>
          <w:rFonts w:ascii="Consolas" w:hAnsi="Consolas" w:cs="Consolas"/>
          <w:color w:val="000000"/>
          <w:sz w:val="19"/>
          <w:szCs w:val="19"/>
          <w:lang w:val="en-US"/>
        </w:rPr>
        <w:t xml:space="preserve">        }</w:t>
      </w:r>
    </w:p>
    <w:p w:rsidR="00667E97" w:rsidRPr="006A517C" w:rsidRDefault="00667E97" w:rsidP="00667E97">
      <w:pPr>
        <w:autoSpaceDE w:val="0"/>
        <w:autoSpaceDN w:val="0"/>
        <w:adjustRightInd w:val="0"/>
        <w:spacing w:after="0" w:line="240" w:lineRule="auto"/>
        <w:rPr>
          <w:rFonts w:ascii="Consolas" w:hAnsi="Consolas" w:cs="Consolas"/>
          <w:color w:val="000000"/>
          <w:sz w:val="19"/>
          <w:szCs w:val="19"/>
          <w:lang w:val="en-US"/>
        </w:rPr>
      </w:pPr>
      <w:r w:rsidRPr="006A517C">
        <w:rPr>
          <w:rFonts w:ascii="Consolas" w:hAnsi="Consolas" w:cs="Consolas"/>
          <w:color w:val="000000"/>
          <w:sz w:val="19"/>
          <w:szCs w:val="19"/>
          <w:lang w:val="en-US"/>
        </w:rPr>
        <w:t xml:space="preserve">            </w:t>
      </w:r>
    </w:p>
    <w:p w:rsidR="00667E97" w:rsidRPr="006A517C" w:rsidRDefault="00667E97" w:rsidP="00667E97">
      <w:pPr>
        <w:autoSpaceDE w:val="0"/>
        <w:autoSpaceDN w:val="0"/>
        <w:adjustRightInd w:val="0"/>
        <w:spacing w:after="0" w:line="240" w:lineRule="auto"/>
        <w:rPr>
          <w:rFonts w:ascii="Consolas" w:hAnsi="Consolas" w:cs="Consolas"/>
          <w:color w:val="000000"/>
          <w:sz w:val="19"/>
          <w:szCs w:val="19"/>
          <w:lang w:val="en-US"/>
        </w:rPr>
      </w:pPr>
      <w:r w:rsidRPr="006A517C">
        <w:rPr>
          <w:rFonts w:ascii="Consolas" w:hAnsi="Consolas" w:cs="Consolas"/>
          <w:color w:val="000000"/>
          <w:sz w:val="19"/>
          <w:szCs w:val="19"/>
          <w:lang w:val="en-US"/>
        </w:rPr>
        <w:t xml:space="preserve">    }</w:t>
      </w:r>
    </w:p>
    <w:p w:rsidR="006F2257" w:rsidRPr="006A517C" w:rsidRDefault="00667E97" w:rsidP="00667E97">
      <w:pPr>
        <w:rPr>
          <w:sz w:val="32"/>
          <w:szCs w:val="24"/>
          <w:lang w:val="en-US"/>
        </w:rPr>
      </w:pPr>
      <w:r w:rsidRPr="006A517C">
        <w:rPr>
          <w:rFonts w:ascii="Consolas" w:hAnsi="Consolas" w:cs="Consolas"/>
          <w:color w:val="000000"/>
          <w:sz w:val="19"/>
          <w:szCs w:val="19"/>
          <w:lang w:val="en-US"/>
        </w:rPr>
        <w:t xml:space="preserve">    </w:t>
      </w:r>
      <w:r w:rsidRPr="006A517C">
        <w:rPr>
          <w:rFonts w:ascii="Consolas" w:hAnsi="Consolas" w:cs="Consolas"/>
          <w:color w:val="808080"/>
          <w:sz w:val="19"/>
          <w:szCs w:val="19"/>
          <w:lang w:val="en-US"/>
        </w:rPr>
        <w:t>#</w:t>
      </w:r>
      <w:proofErr w:type="spellStart"/>
      <w:r w:rsidRPr="006A517C">
        <w:rPr>
          <w:rFonts w:ascii="Consolas" w:hAnsi="Consolas" w:cs="Consolas"/>
          <w:color w:val="808080"/>
          <w:sz w:val="19"/>
          <w:szCs w:val="19"/>
          <w:lang w:val="en-US"/>
        </w:rPr>
        <w:t>endregion</w:t>
      </w:r>
      <w:proofErr w:type="spellEnd"/>
    </w:p>
    <w:p w:rsidR="006F2257" w:rsidRPr="006A517C" w:rsidRDefault="006F2257" w:rsidP="00214CEF">
      <w:pPr>
        <w:jc w:val="both"/>
        <w:rPr>
          <w:sz w:val="32"/>
          <w:szCs w:val="24"/>
          <w:lang w:val="en-US"/>
        </w:rPr>
      </w:pPr>
    </w:p>
    <w:p w:rsidR="006F2257" w:rsidRPr="006A517C" w:rsidRDefault="006F2257" w:rsidP="00214CEF">
      <w:pPr>
        <w:jc w:val="both"/>
        <w:rPr>
          <w:sz w:val="32"/>
          <w:szCs w:val="24"/>
          <w:lang w:val="en-US"/>
        </w:rPr>
      </w:pPr>
    </w:p>
    <w:p w:rsidR="003B4FA7" w:rsidRPr="003B4FA7" w:rsidRDefault="004D78ED" w:rsidP="003B4F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eastAsia="fr-FR"/>
        </w:rPr>
        <w:lastRenderedPageBreak/>
        <w:pict>
          <v:shape id="_x0000_s1054" type="#_x0000_t32" style="position:absolute;margin-left:419.05pt;margin-top:-19.25pt;width:.05pt;height:13.8pt;z-index:251668992" o:connectortype="straight" strokecolor="#00b050" strokeweight="1pt">
            <v:stroke dashstyle="dash"/>
            <v:shadow color="#868686"/>
          </v:shape>
        </w:pict>
      </w:r>
      <w:r>
        <w:rPr>
          <w:noProof/>
          <w:sz w:val="32"/>
          <w:szCs w:val="24"/>
          <w:lang w:eastAsia="fr-FR"/>
        </w:rPr>
        <w:pict>
          <v:roundrect id="_x0000_s1055" style="position:absolute;margin-left:.15pt;margin-top:-5.45pt;width:452.25pt;height:287.15pt;z-index:251670016" arcsize="2785f" filled="f" fillcolor="white [3201]" strokecolor="#00b050" strokeweight="1pt">
            <v:stroke dashstyle="dash"/>
            <v:shadow color="#868686"/>
          </v:roundrect>
        </w:pict>
      </w:r>
      <w:r w:rsidR="003B4FA7" w:rsidRPr="003B4FA7">
        <w:rPr>
          <w:rFonts w:ascii="Consolas" w:hAnsi="Consolas" w:cs="Consolas"/>
          <w:color w:val="000000"/>
          <w:sz w:val="19"/>
          <w:szCs w:val="19"/>
          <w:lang w:val="en-US"/>
        </w:rPr>
        <w:t xml:space="preserve">    </w:t>
      </w:r>
      <w:r w:rsidR="003B4FA7" w:rsidRPr="003B4FA7">
        <w:rPr>
          <w:rFonts w:ascii="Consolas" w:hAnsi="Consolas" w:cs="Consolas"/>
          <w:color w:val="808080"/>
          <w:sz w:val="19"/>
          <w:szCs w:val="19"/>
          <w:lang w:val="en-US"/>
        </w:rPr>
        <w:t>#region</w:t>
      </w:r>
      <w:r w:rsidR="003B4FA7" w:rsidRPr="003B4FA7">
        <w:rPr>
          <w:rFonts w:ascii="Consolas" w:hAnsi="Consolas" w:cs="Consolas"/>
          <w:color w:val="000000"/>
          <w:sz w:val="19"/>
          <w:szCs w:val="19"/>
          <w:lang w:val="en-US"/>
        </w:rPr>
        <w:t xml:space="preserve"> | RFID</w:t>
      </w:r>
    </w:p>
    <w:p w:rsidR="003B4FA7" w:rsidRPr="006A517C" w:rsidRDefault="003B4FA7" w:rsidP="003B4FA7">
      <w:pPr>
        <w:autoSpaceDE w:val="0"/>
        <w:autoSpaceDN w:val="0"/>
        <w:adjustRightInd w:val="0"/>
        <w:spacing w:after="0" w:line="240" w:lineRule="auto"/>
        <w:rPr>
          <w:rFonts w:ascii="Consolas" w:hAnsi="Consolas" w:cs="Consolas"/>
          <w:color w:val="000000"/>
          <w:sz w:val="19"/>
          <w:szCs w:val="19"/>
        </w:rPr>
      </w:pPr>
      <w:r w:rsidRPr="003B4FA7">
        <w:rPr>
          <w:rFonts w:ascii="Consolas" w:hAnsi="Consolas" w:cs="Consolas"/>
          <w:color w:val="000000"/>
          <w:sz w:val="19"/>
          <w:szCs w:val="19"/>
          <w:lang w:val="en-US"/>
        </w:rPr>
        <w:t xml:space="preserve">    </w:t>
      </w:r>
      <w:proofErr w:type="spellStart"/>
      <w:r w:rsidRPr="006A517C">
        <w:rPr>
          <w:rFonts w:ascii="Consolas" w:hAnsi="Consolas" w:cs="Consolas"/>
          <w:color w:val="0000FF"/>
          <w:sz w:val="19"/>
          <w:szCs w:val="19"/>
        </w:rPr>
        <w:t>private</w:t>
      </w:r>
      <w:proofErr w:type="spellEnd"/>
      <w:r w:rsidRPr="006A517C">
        <w:rPr>
          <w:rFonts w:ascii="Consolas" w:hAnsi="Consolas" w:cs="Consolas"/>
          <w:color w:val="000000"/>
          <w:sz w:val="19"/>
          <w:szCs w:val="19"/>
        </w:rPr>
        <w:t xml:space="preserve"> </w:t>
      </w:r>
      <w:proofErr w:type="spellStart"/>
      <w:r w:rsidRPr="006A517C">
        <w:rPr>
          <w:rFonts w:ascii="Consolas" w:hAnsi="Consolas" w:cs="Consolas"/>
          <w:color w:val="0000FF"/>
          <w:sz w:val="19"/>
          <w:szCs w:val="19"/>
        </w:rPr>
        <w:t>void</w:t>
      </w:r>
      <w:proofErr w:type="spellEnd"/>
      <w:r w:rsidRPr="006A517C">
        <w:rPr>
          <w:rFonts w:ascii="Consolas" w:hAnsi="Consolas" w:cs="Consolas"/>
          <w:color w:val="000000"/>
          <w:sz w:val="19"/>
          <w:szCs w:val="19"/>
        </w:rPr>
        <w:t xml:space="preserve"> </w:t>
      </w:r>
      <w:proofErr w:type="spellStart"/>
      <w:r w:rsidRPr="006A517C">
        <w:rPr>
          <w:rFonts w:ascii="Consolas" w:hAnsi="Consolas" w:cs="Consolas"/>
          <w:color w:val="000000"/>
          <w:sz w:val="19"/>
          <w:szCs w:val="19"/>
        </w:rPr>
        <w:t>UpdateUI_RFID</w:t>
      </w:r>
      <w:proofErr w:type="spellEnd"/>
      <w:r w:rsidRPr="006A517C">
        <w:rPr>
          <w:rFonts w:ascii="Consolas" w:hAnsi="Consolas" w:cs="Consolas"/>
          <w:color w:val="000000"/>
          <w:sz w:val="19"/>
          <w:szCs w:val="19"/>
        </w:rPr>
        <w:t>(</w:t>
      </w:r>
      <w:proofErr w:type="spellStart"/>
      <w:r w:rsidRPr="006A517C">
        <w:rPr>
          <w:rFonts w:ascii="Consolas" w:hAnsi="Consolas" w:cs="Consolas"/>
          <w:color w:val="0000FF"/>
          <w:sz w:val="19"/>
          <w:szCs w:val="19"/>
        </w:rPr>
        <w:t>bool</w:t>
      </w:r>
      <w:proofErr w:type="spellEnd"/>
      <w:r w:rsidRPr="006A517C">
        <w:rPr>
          <w:rFonts w:ascii="Consolas" w:hAnsi="Consolas" w:cs="Consolas"/>
          <w:color w:val="000000"/>
          <w:sz w:val="19"/>
          <w:szCs w:val="19"/>
        </w:rPr>
        <w:t xml:space="preserve"> _</w:t>
      </w:r>
      <w:proofErr w:type="spellStart"/>
      <w:r w:rsidRPr="006A517C">
        <w:rPr>
          <w:rFonts w:ascii="Consolas" w:hAnsi="Consolas" w:cs="Consolas"/>
          <w:color w:val="000000"/>
          <w:sz w:val="19"/>
          <w:szCs w:val="19"/>
        </w:rPr>
        <w:t>etat</w:t>
      </w:r>
      <w:proofErr w:type="spellEnd"/>
      <w:r w:rsidRPr="006A517C">
        <w:rPr>
          <w:rFonts w:ascii="Consolas" w:hAnsi="Consolas" w:cs="Consolas"/>
          <w:color w:val="000000"/>
          <w:sz w:val="19"/>
          <w:szCs w:val="19"/>
        </w:rPr>
        <w:t>)</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6A517C">
        <w:rPr>
          <w:rFonts w:ascii="Consolas" w:hAnsi="Consolas" w:cs="Consolas"/>
          <w:color w:val="000000"/>
          <w:sz w:val="19"/>
          <w:szCs w:val="19"/>
        </w:rPr>
        <w:t xml:space="preserve">    </w:t>
      </w:r>
      <w:r w:rsidRPr="003B4FA7">
        <w:rPr>
          <w:rFonts w:ascii="Consolas" w:hAnsi="Consolas" w:cs="Consolas"/>
          <w:color w:val="000000"/>
          <w:sz w:val="19"/>
          <w:szCs w:val="19"/>
          <w:lang w:val="en-US"/>
        </w:rPr>
        <w:t>{</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r w:rsidRPr="003B4FA7">
        <w:rPr>
          <w:rFonts w:ascii="Consolas" w:hAnsi="Consolas" w:cs="Consolas"/>
          <w:color w:val="0000FF"/>
          <w:sz w:val="19"/>
          <w:szCs w:val="19"/>
          <w:lang w:val="en-US"/>
        </w:rPr>
        <w:t>if</w:t>
      </w:r>
      <w:r w:rsidRPr="003B4FA7">
        <w:rPr>
          <w:rFonts w:ascii="Consolas" w:hAnsi="Consolas" w:cs="Consolas"/>
          <w:color w:val="000000"/>
          <w:sz w:val="19"/>
          <w:szCs w:val="19"/>
          <w:lang w:val="en-US"/>
        </w:rPr>
        <w:t xml:space="preserve"> (_</w:t>
      </w:r>
      <w:proofErr w:type="spellStart"/>
      <w:r w:rsidRPr="003B4FA7">
        <w:rPr>
          <w:rFonts w:ascii="Consolas" w:hAnsi="Consolas" w:cs="Consolas"/>
          <w:color w:val="000000"/>
          <w:sz w:val="19"/>
          <w:szCs w:val="19"/>
          <w:lang w:val="en-US"/>
        </w:rPr>
        <w:t>etat</w:t>
      </w:r>
      <w:proofErr w:type="spellEnd"/>
      <w:r w:rsidRPr="003B4FA7">
        <w:rPr>
          <w:rFonts w:ascii="Consolas" w:hAnsi="Consolas" w:cs="Consolas"/>
          <w:color w:val="000000"/>
          <w:sz w:val="19"/>
          <w:szCs w:val="19"/>
          <w:lang w:val="en-US"/>
        </w:rPr>
        <w:t>)</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roofErr w:type="spellStart"/>
      <w:r w:rsidRPr="003B4FA7">
        <w:rPr>
          <w:rFonts w:ascii="Consolas" w:hAnsi="Consolas" w:cs="Consolas"/>
          <w:color w:val="2B91AF"/>
          <w:sz w:val="19"/>
          <w:szCs w:val="19"/>
          <w:lang w:val="en-US"/>
        </w:rPr>
        <w:t>BitmapImage</w:t>
      </w:r>
      <w:proofErr w:type="spellEnd"/>
      <w:r w:rsidRPr="003B4FA7">
        <w:rPr>
          <w:rFonts w:ascii="Consolas" w:hAnsi="Consolas" w:cs="Consolas"/>
          <w:color w:val="000000"/>
          <w:sz w:val="19"/>
          <w:szCs w:val="19"/>
          <w:lang w:val="en-US"/>
        </w:rPr>
        <w:t xml:space="preserve"> </w:t>
      </w:r>
      <w:proofErr w:type="spellStart"/>
      <w:r w:rsidRPr="003B4FA7">
        <w:rPr>
          <w:rFonts w:ascii="Consolas" w:hAnsi="Consolas" w:cs="Consolas"/>
          <w:color w:val="000000"/>
          <w:sz w:val="19"/>
          <w:szCs w:val="19"/>
          <w:lang w:val="en-US"/>
        </w:rPr>
        <w:t>img_RFID_ON</w:t>
      </w:r>
      <w:proofErr w:type="spellEnd"/>
      <w:r w:rsidRPr="003B4FA7">
        <w:rPr>
          <w:rFonts w:ascii="Consolas" w:hAnsi="Consolas" w:cs="Consolas"/>
          <w:color w:val="000000"/>
          <w:sz w:val="19"/>
          <w:szCs w:val="19"/>
          <w:lang w:val="en-US"/>
        </w:rPr>
        <w:t xml:space="preserve"> = </w:t>
      </w:r>
      <w:r w:rsidRPr="003B4FA7">
        <w:rPr>
          <w:rFonts w:ascii="Consolas" w:hAnsi="Consolas" w:cs="Consolas"/>
          <w:color w:val="0000FF"/>
          <w:sz w:val="19"/>
          <w:szCs w:val="19"/>
          <w:lang w:val="en-US"/>
        </w:rPr>
        <w:t>new</w:t>
      </w:r>
      <w:r w:rsidRPr="003B4FA7">
        <w:rPr>
          <w:rFonts w:ascii="Consolas" w:hAnsi="Consolas" w:cs="Consolas"/>
          <w:color w:val="000000"/>
          <w:sz w:val="19"/>
          <w:szCs w:val="19"/>
          <w:lang w:val="en-US"/>
        </w:rPr>
        <w:t xml:space="preserve"> </w:t>
      </w:r>
      <w:proofErr w:type="spellStart"/>
      <w:r w:rsidRPr="003B4FA7">
        <w:rPr>
          <w:rFonts w:ascii="Consolas" w:hAnsi="Consolas" w:cs="Consolas"/>
          <w:color w:val="2B91AF"/>
          <w:sz w:val="19"/>
          <w:szCs w:val="19"/>
          <w:lang w:val="en-US"/>
        </w:rPr>
        <w:t>BitmapImage</w:t>
      </w:r>
      <w:proofErr w:type="spellEnd"/>
      <w:r w:rsidRPr="003B4FA7">
        <w:rPr>
          <w:rFonts w:ascii="Consolas" w:hAnsi="Consolas" w:cs="Consolas"/>
          <w:color w:val="000000"/>
          <w:sz w:val="19"/>
          <w:szCs w:val="19"/>
          <w:lang w:val="en-US"/>
        </w:rPr>
        <w:t>();</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eastAsia="fr-FR"/>
        </w:rPr>
        <w:drawing>
          <wp:anchor distT="0" distB="0" distL="114300" distR="114300" simplePos="0" relativeHeight="251642368" behindDoc="0" locked="0" layoutInCell="1" allowOverlap="1">
            <wp:simplePos x="0" y="0"/>
            <wp:positionH relativeFrom="column">
              <wp:posOffset>255115</wp:posOffset>
            </wp:positionH>
            <wp:positionV relativeFrom="paragraph">
              <wp:posOffset>82754</wp:posOffset>
            </wp:positionV>
            <wp:extent cx="457200" cy="457200"/>
            <wp:effectExtent l="0" t="0" r="0" b="0"/>
            <wp:wrapNone/>
            <wp:docPr id="21" name="Image 21" descr="C:\Users\nicolas.chancerel\Documents\GitHub\GestionAcces\DOCUMENTATION\IMAGES\INDICATEURS\RFID_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as.chancerel\Documents\GitHub\GestionAcces\DOCUMENTATION\IMAGES\INDICATEURS\RFID_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4FA7">
        <w:rPr>
          <w:rFonts w:ascii="Consolas" w:hAnsi="Consolas" w:cs="Consolas"/>
          <w:color w:val="000000"/>
          <w:sz w:val="19"/>
          <w:szCs w:val="19"/>
          <w:lang w:val="en-US"/>
        </w:rPr>
        <w:t xml:space="preserve">            </w:t>
      </w:r>
      <w:proofErr w:type="spellStart"/>
      <w:r w:rsidRPr="003B4FA7">
        <w:rPr>
          <w:rFonts w:ascii="Consolas" w:hAnsi="Consolas" w:cs="Consolas"/>
          <w:color w:val="000000"/>
          <w:sz w:val="19"/>
          <w:szCs w:val="19"/>
          <w:lang w:val="en-US"/>
        </w:rPr>
        <w:t>img_RFID_ON.BeginInit</w:t>
      </w:r>
      <w:proofErr w:type="spellEnd"/>
      <w:r w:rsidRPr="003B4FA7">
        <w:rPr>
          <w:rFonts w:ascii="Consolas" w:hAnsi="Consolas" w:cs="Consolas"/>
          <w:color w:val="000000"/>
          <w:sz w:val="19"/>
          <w:szCs w:val="19"/>
          <w:lang w:val="en-US"/>
        </w:rPr>
        <w:t>();</w:t>
      </w:r>
    </w:p>
    <w:p w:rsid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roofErr w:type="spellStart"/>
      <w:r w:rsidRPr="003B4FA7">
        <w:rPr>
          <w:rFonts w:ascii="Consolas" w:hAnsi="Consolas" w:cs="Consolas"/>
          <w:color w:val="000000"/>
          <w:sz w:val="19"/>
          <w:szCs w:val="19"/>
          <w:lang w:val="en-US"/>
        </w:rPr>
        <w:t>img_RFID_ON.UriSource</w:t>
      </w:r>
      <w:proofErr w:type="spellEnd"/>
      <w:r w:rsidRPr="003B4FA7">
        <w:rPr>
          <w:rFonts w:ascii="Consolas" w:hAnsi="Consolas" w:cs="Consolas"/>
          <w:color w:val="000000"/>
          <w:sz w:val="19"/>
          <w:szCs w:val="19"/>
          <w:lang w:val="en-US"/>
        </w:rPr>
        <w:t xml:space="preserve"> = </w:t>
      </w:r>
      <w:r w:rsidRPr="003B4FA7">
        <w:rPr>
          <w:rFonts w:ascii="Consolas" w:hAnsi="Consolas" w:cs="Consolas"/>
          <w:color w:val="0000FF"/>
          <w:sz w:val="19"/>
          <w:szCs w:val="19"/>
          <w:lang w:val="en-US"/>
        </w:rPr>
        <w:t>new</w:t>
      </w:r>
      <w:r w:rsidRPr="003B4FA7">
        <w:rPr>
          <w:rFonts w:ascii="Consolas" w:hAnsi="Consolas" w:cs="Consolas"/>
          <w:color w:val="000000"/>
          <w:sz w:val="19"/>
          <w:szCs w:val="19"/>
          <w:lang w:val="en-US"/>
        </w:rPr>
        <w:t xml:space="preserve"> </w:t>
      </w:r>
      <w:r>
        <w:rPr>
          <w:rFonts w:ascii="Consolas" w:hAnsi="Consolas" w:cs="Consolas"/>
          <w:color w:val="000000"/>
          <w:sz w:val="19"/>
          <w:szCs w:val="19"/>
          <w:lang w:val="en-US"/>
        </w:rPr>
        <w:t xml:space="preserve">  </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sidRPr="003B4FA7">
        <w:rPr>
          <w:rFonts w:ascii="Consolas" w:hAnsi="Consolas" w:cs="Consolas"/>
          <w:color w:val="2B91AF"/>
          <w:sz w:val="19"/>
          <w:szCs w:val="19"/>
        </w:rPr>
        <w:t>Uri</w:t>
      </w:r>
      <w:r w:rsidRPr="003B4FA7">
        <w:rPr>
          <w:rFonts w:ascii="Consolas" w:hAnsi="Consolas" w:cs="Consolas"/>
          <w:color w:val="000000"/>
          <w:sz w:val="19"/>
          <w:szCs w:val="19"/>
        </w:rPr>
        <w:t>(</w:t>
      </w:r>
      <w:r w:rsidRPr="003B4FA7">
        <w:rPr>
          <w:rFonts w:ascii="Consolas" w:hAnsi="Consolas" w:cs="Consolas"/>
          <w:color w:val="A31515"/>
          <w:sz w:val="19"/>
          <w:szCs w:val="19"/>
        </w:rPr>
        <w:t>"/</w:t>
      </w:r>
      <w:proofErr w:type="spellStart"/>
      <w:r w:rsidRPr="003B4FA7">
        <w:rPr>
          <w:rFonts w:ascii="Consolas" w:hAnsi="Consolas" w:cs="Consolas"/>
          <w:color w:val="A31515"/>
          <w:sz w:val="19"/>
          <w:szCs w:val="19"/>
        </w:rPr>
        <w:t>AfficherEtatTransgerbeur;component</w:t>
      </w:r>
      <w:proofErr w:type="spellEnd"/>
      <w:r w:rsidRPr="003B4FA7">
        <w:rPr>
          <w:rFonts w:ascii="Consolas" w:hAnsi="Consolas" w:cs="Consolas"/>
          <w:color w:val="A31515"/>
          <w:sz w:val="19"/>
          <w:szCs w:val="19"/>
        </w:rPr>
        <w:t>/</w:t>
      </w:r>
      <w:proofErr w:type="spellStart"/>
      <w:r w:rsidRPr="003B4FA7">
        <w:rPr>
          <w:rFonts w:ascii="Consolas" w:hAnsi="Consolas" w:cs="Consolas"/>
          <w:color w:val="A31515"/>
          <w:sz w:val="19"/>
          <w:szCs w:val="19"/>
        </w:rPr>
        <w:t>img</w:t>
      </w:r>
      <w:proofErr w:type="spellEnd"/>
      <w:r w:rsidRPr="003B4FA7">
        <w:rPr>
          <w:rFonts w:ascii="Consolas" w:hAnsi="Consolas" w:cs="Consolas"/>
          <w:color w:val="A31515"/>
          <w:sz w:val="19"/>
          <w:szCs w:val="19"/>
        </w:rPr>
        <w:t>/RFID_ON.png"</w:t>
      </w:r>
      <w:r w:rsidRPr="003B4FA7">
        <w:rPr>
          <w:rFonts w:ascii="Consolas" w:hAnsi="Consolas" w:cs="Consolas"/>
          <w:color w:val="000000"/>
          <w:sz w:val="19"/>
          <w:szCs w:val="19"/>
        </w:rPr>
        <w:t xml:space="preserve">, </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rPr>
        <w:t xml:space="preserve">                </w:t>
      </w:r>
      <w:proofErr w:type="spellStart"/>
      <w:r w:rsidRPr="003B4FA7">
        <w:rPr>
          <w:rFonts w:ascii="Consolas" w:hAnsi="Consolas" w:cs="Consolas"/>
          <w:color w:val="2B91AF"/>
          <w:sz w:val="19"/>
          <w:szCs w:val="19"/>
          <w:lang w:val="en-US"/>
        </w:rPr>
        <w:t>UriKind</w:t>
      </w:r>
      <w:r w:rsidRPr="003B4FA7">
        <w:rPr>
          <w:rFonts w:ascii="Consolas" w:hAnsi="Consolas" w:cs="Consolas"/>
          <w:color w:val="000000"/>
          <w:sz w:val="19"/>
          <w:szCs w:val="19"/>
          <w:lang w:val="en-US"/>
        </w:rPr>
        <w:t>.Relative</w:t>
      </w:r>
      <w:proofErr w:type="spellEnd"/>
      <w:r w:rsidRPr="003B4FA7">
        <w:rPr>
          <w:rFonts w:ascii="Consolas" w:hAnsi="Consolas" w:cs="Consolas"/>
          <w:color w:val="000000"/>
          <w:sz w:val="19"/>
          <w:szCs w:val="19"/>
          <w:lang w:val="en-US"/>
        </w:rPr>
        <w:t>);</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roofErr w:type="spellStart"/>
      <w:r w:rsidRPr="003B4FA7">
        <w:rPr>
          <w:rFonts w:ascii="Consolas" w:hAnsi="Consolas" w:cs="Consolas"/>
          <w:color w:val="000000"/>
          <w:sz w:val="19"/>
          <w:szCs w:val="19"/>
          <w:lang w:val="en-US"/>
        </w:rPr>
        <w:t>img_RFID_ON.EndInit</w:t>
      </w:r>
      <w:proofErr w:type="spellEnd"/>
      <w:r w:rsidRPr="003B4FA7">
        <w:rPr>
          <w:rFonts w:ascii="Consolas" w:hAnsi="Consolas" w:cs="Consolas"/>
          <w:color w:val="000000"/>
          <w:sz w:val="19"/>
          <w:szCs w:val="19"/>
          <w:lang w:val="en-US"/>
        </w:rPr>
        <w:t>();</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roofErr w:type="spellStart"/>
      <w:r w:rsidRPr="003B4FA7">
        <w:rPr>
          <w:rFonts w:ascii="Consolas" w:hAnsi="Consolas" w:cs="Consolas"/>
          <w:color w:val="000000"/>
          <w:sz w:val="19"/>
          <w:szCs w:val="19"/>
          <w:lang w:val="en-US"/>
        </w:rPr>
        <w:t>RFID_status.Source</w:t>
      </w:r>
      <w:proofErr w:type="spellEnd"/>
      <w:r w:rsidRPr="003B4FA7">
        <w:rPr>
          <w:rFonts w:ascii="Consolas" w:hAnsi="Consolas" w:cs="Consolas"/>
          <w:color w:val="000000"/>
          <w:sz w:val="19"/>
          <w:szCs w:val="19"/>
          <w:lang w:val="en-US"/>
        </w:rPr>
        <w:t xml:space="preserve"> = </w:t>
      </w:r>
      <w:proofErr w:type="spellStart"/>
      <w:r w:rsidRPr="003B4FA7">
        <w:rPr>
          <w:rFonts w:ascii="Consolas" w:hAnsi="Consolas" w:cs="Consolas"/>
          <w:color w:val="000000"/>
          <w:sz w:val="19"/>
          <w:szCs w:val="19"/>
          <w:lang w:val="en-US"/>
        </w:rPr>
        <w:t>img_RFID_ON</w:t>
      </w:r>
      <w:proofErr w:type="spellEnd"/>
      <w:r w:rsidRPr="003B4FA7">
        <w:rPr>
          <w:rFonts w:ascii="Consolas" w:hAnsi="Consolas" w:cs="Consolas"/>
          <w:color w:val="000000"/>
          <w:sz w:val="19"/>
          <w:szCs w:val="19"/>
          <w:lang w:val="en-US"/>
        </w:rPr>
        <w:t>;</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r w:rsidRPr="003B4FA7">
        <w:rPr>
          <w:rFonts w:ascii="Consolas" w:hAnsi="Consolas" w:cs="Consolas"/>
          <w:color w:val="0000FF"/>
          <w:sz w:val="19"/>
          <w:szCs w:val="19"/>
          <w:lang w:val="en-US"/>
        </w:rPr>
        <w:t>else</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roofErr w:type="spellStart"/>
      <w:r w:rsidRPr="003B4FA7">
        <w:rPr>
          <w:rFonts w:ascii="Consolas" w:hAnsi="Consolas" w:cs="Consolas"/>
          <w:color w:val="2B91AF"/>
          <w:sz w:val="19"/>
          <w:szCs w:val="19"/>
          <w:lang w:val="en-US"/>
        </w:rPr>
        <w:t>BitmapImage</w:t>
      </w:r>
      <w:proofErr w:type="spellEnd"/>
      <w:r w:rsidRPr="003B4FA7">
        <w:rPr>
          <w:rFonts w:ascii="Consolas" w:hAnsi="Consolas" w:cs="Consolas"/>
          <w:color w:val="000000"/>
          <w:sz w:val="19"/>
          <w:szCs w:val="19"/>
          <w:lang w:val="en-US"/>
        </w:rPr>
        <w:t xml:space="preserve"> </w:t>
      </w:r>
      <w:proofErr w:type="spellStart"/>
      <w:r w:rsidRPr="003B4FA7">
        <w:rPr>
          <w:rFonts w:ascii="Consolas" w:hAnsi="Consolas" w:cs="Consolas"/>
          <w:color w:val="000000"/>
          <w:sz w:val="19"/>
          <w:szCs w:val="19"/>
          <w:lang w:val="en-US"/>
        </w:rPr>
        <w:t>img_RFID_OFF</w:t>
      </w:r>
      <w:proofErr w:type="spellEnd"/>
      <w:r w:rsidRPr="003B4FA7">
        <w:rPr>
          <w:rFonts w:ascii="Consolas" w:hAnsi="Consolas" w:cs="Consolas"/>
          <w:color w:val="000000"/>
          <w:sz w:val="19"/>
          <w:szCs w:val="19"/>
          <w:lang w:val="en-US"/>
        </w:rPr>
        <w:t xml:space="preserve"> = </w:t>
      </w:r>
      <w:r w:rsidRPr="003B4FA7">
        <w:rPr>
          <w:rFonts w:ascii="Consolas" w:hAnsi="Consolas" w:cs="Consolas"/>
          <w:color w:val="0000FF"/>
          <w:sz w:val="19"/>
          <w:szCs w:val="19"/>
          <w:lang w:val="en-US"/>
        </w:rPr>
        <w:t>new</w:t>
      </w:r>
      <w:r w:rsidRPr="003B4FA7">
        <w:rPr>
          <w:rFonts w:ascii="Consolas" w:hAnsi="Consolas" w:cs="Consolas"/>
          <w:color w:val="000000"/>
          <w:sz w:val="19"/>
          <w:szCs w:val="19"/>
          <w:lang w:val="en-US"/>
        </w:rPr>
        <w:t xml:space="preserve"> </w:t>
      </w:r>
      <w:proofErr w:type="spellStart"/>
      <w:r w:rsidRPr="003B4FA7">
        <w:rPr>
          <w:rFonts w:ascii="Consolas" w:hAnsi="Consolas" w:cs="Consolas"/>
          <w:color w:val="2B91AF"/>
          <w:sz w:val="19"/>
          <w:szCs w:val="19"/>
          <w:lang w:val="en-US"/>
        </w:rPr>
        <w:t>BitmapImage</w:t>
      </w:r>
      <w:proofErr w:type="spellEnd"/>
      <w:r w:rsidRPr="003B4FA7">
        <w:rPr>
          <w:rFonts w:ascii="Consolas" w:hAnsi="Consolas" w:cs="Consolas"/>
          <w:color w:val="000000"/>
          <w:sz w:val="19"/>
          <w:szCs w:val="19"/>
          <w:lang w:val="en-US"/>
        </w:rPr>
        <w:t>();</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eastAsia="fr-FR"/>
        </w:rPr>
        <w:drawing>
          <wp:anchor distT="0" distB="0" distL="114300" distR="114300" simplePos="0" relativeHeight="251643392" behindDoc="0" locked="0" layoutInCell="1" allowOverlap="1">
            <wp:simplePos x="0" y="0"/>
            <wp:positionH relativeFrom="column">
              <wp:posOffset>247123</wp:posOffset>
            </wp:positionH>
            <wp:positionV relativeFrom="paragraph">
              <wp:posOffset>79112</wp:posOffset>
            </wp:positionV>
            <wp:extent cx="457200" cy="457200"/>
            <wp:effectExtent l="0" t="0" r="0" b="0"/>
            <wp:wrapNone/>
            <wp:docPr id="24" name="Image 24" descr="C:\Users\nicolas.chancerel\Documents\GitHub\GestionAcces\DOCUMENTATION\IMAGES\INDICATEURS\RFID_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olas.chancerel\Documents\GitHub\GestionAcces\DOCUMENTATION\IMAGES\INDICATEURS\RFID_OF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4FA7">
        <w:rPr>
          <w:rFonts w:ascii="Consolas" w:hAnsi="Consolas" w:cs="Consolas"/>
          <w:color w:val="000000"/>
          <w:sz w:val="19"/>
          <w:szCs w:val="19"/>
          <w:lang w:val="en-US"/>
        </w:rPr>
        <w:t xml:space="preserve">            </w:t>
      </w:r>
      <w:proofErr w:type="spellStart"/>
      <w:r w:rsidRPr="003B4FA7">
        <w:rPr>
          <w:rFonts w:ascii="Consolas" w:hAnsi="Consolas" w:cs="Consolas"/>
          <w:color w:val="000000"/>
          <w:sz w:val="19"/>
          <w:szCs w:val="19"/>
          <w:lang w:val="en-US"/>
        </w:rPr>
        <w:t>img_RFID_OFF.BeginInit</w:t>
      </w:r>
      <w:proofErr w:type="spellEnd"/>
      <w:r w:rsidRPr="003B4FA7">
        <w:rPr>
          <w:rFonts w:ascii="Consolas" w:hAnsi="Consolas" w:cs="Consolas"/>
          <w:color w:val="000000"/>
          <w:sz w:val="19"/>
          <w:szCs w:val="19"/>
          <w:lang w:val="en-US"/>
        </w:rPr>
        <w:t>();</w:t>
      </w:r>
    </w:p>
    <w:p w:rsid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roofErr w:type="spellStart"/>
      <w:r w:rsidRPr="003B4FA7">
        <w:rPr>
          <w:rFonts w:ascii="Consolas" w:hAnsi="Consolas" w:cs="Consolas"/>
          <w:color w:val="000000"/>
          <w:sz w:val="19"/>
          <w:szCs w:val="19"/>
          <w:lang w:val="en-US"/>
        </w:rPr>
        <w:t>img_RFID_OFF.UriSource</w:t>
      </w:r>
      <w:proofErr w:type="spellEnd"/>
      <w:r w:rsidRPr="003B4FA7">
        <w:rPr>
          <w:rFonts w:ascii="Consolas" w:hAnsi="Consolas" w:cs="Consolas"/>
          <w:color w:val="000000"/>
          <w:sz w:val="19"/>
          <w:szCs w:val="19"/>
          <w:lang w:val="en-US"/>
        </w:rPr>
        <w:t xml:space="preserve"> = </w:t>
      </w:r>
      <w:r w:rsidRPr="003B4FA7">
        <w:rPr>
          <w:rFonts w:ascii="Consolas" w:hAnsi="Consolas" w:cs="Consolas"/>
          <w:color w:val="0000FF"/>
          <w:sz w:val="19"/>
          <w:szCs w:val="19"/>
          <w:lang w:val="en-US"/>
        </w:rPr>
        <w:t>new</w:t>
      </w:r>
      <w:r w:rsidRPr="003B4FA7">
        <w:rPr>
          <w:rFonts w:ascii="Consolas" w:hAnsi="Consolas" w:cs="Consolas"/>
          <w:color w:val="000000"/>
          <w:sz w:val="19"/>
          <w:szCs w:val="19"/>
          <w:lang w:val="en-US"/>
        </w:rPr>
        <w:t xml:space="preserve"> </w:t>
      </w:r>
      <w:r>
        <w:rPr>
          <w:rFonts w:ascii="Consolas" w:hAnsi="Consolas" w:cs="Consolas"/>
          <w:color w:val="000000"/>
          <w:sz w:val="19"/>
          <w:szCs w:val="19"/>
          <w:lang w:val="en-US"/>
        </w:rPr>
        <w:t xml:space="preserve">  </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rPr>
      </w:pPr>
      <w:r w:rsidRPr="003B4FA7">
        <w:rPr>
          <w:rFonts w:ascii="Consolas" w:hAnsi="Consolas" w:cs="Consolas"/>
          <w:color w:val="000000"/>
          <w:sz w:val="19"/>
          <w:szCs w:val="19"/>
          <w:lang w:val="en-US"/>
        </w:rPr>
        <w:t xml:space="preserve">                 </w:t>
      </w:r>
      <w:r w:rsidRPr="003B4FA7">
        <w:rPr>
          <w:rFonts w:ascii="Consolas" w:hAnsi="Consolas" w:cs="Consolas"/>
          <w:color w:val="2B91AF"/>
          <w:sz w:val="19"/>
          <w:szCs w:val="19"/>
        </w:rPr>
        <w:t>Uri</w:t>
      </w:r>
      <w:r w:rsidRPr="003B4FA7">
        <w:rPr>
          <w:rFonts w:ascii="Consolas" w:hAnsi="Consolas" w:cs="Consolas"/>
          <w:color w:val="000000"/>
          <w:sz w:val="19"/>
          <w:szCs w:val="19"/>
        </w:rPr>
        <w:t>(</w:t>
      </w:r>
      <w:r w:rsidRPr="003B4FA7">
        <w:rPr>
          <w:rFonts w:ascii="Consolas" w:hAnsi="Consolas" w:cs="Consolas"/>
          <w:color w:val="A31515"/>
          <w:sz w:val="19"/>
          <w:szCs w:val="19"/>
        </w:rPr>
        <w:t>"/</w:t>
      </w:r>
      <w:proofErr w:type="spellStart"/>
      <w:r w:rsidRPr="003B4FA7">
        <w:rPr>
          <w:rFonts w:ascii="Consolas" w:hAnsi="Consolas" w:cs="Consolas"/>
          <w:color w:val="A31515"/>
          <w:sz w:val="19"/>
          <w:szCs w:val="19"/>
        </w:rPr>
        <w:t>AfficherEtatTransgerbeur;component</w:t>
      </w:r>
      <w:proofErr w:type="spellEnd"/>
      <w:r w:rsidRPr="003B4FA7">
        <w:rPr>
          <w:rFonts w:ascii="Consolas" w:hAnsi="Consolas" w:cs="Consolas"/>
          <w:color w:val="A31515"/>
          <w:sz w:val="19"/>
          <w:szCs w:val="19"/>
        </w:rPr>
        <w:t>/</w:t>
      </w:r>
      <w:proofErr w:type="spellStart"/>
      <w:r w:rsidRPr="003B4FA7">
        <w:rPr>
          <w:rFonts w:ascii="Consolas" w:hAnsi="Consolas" w:cs="Consolas"/>
          <w:color w:val="A31515"/>
          <w:sz w:val="19"/>
          <w:szCs w:val="19"/>
        </w:rPr>
        <w:t>img</w:t>
      </w:r>
      <w:proofErr w:type="spellEnd"/>
      <w:r w:rsidRPr="003B4FA7">
        <w:rPr>
          <w:rFonts w:ascii="Consolas" w:hAnsi="Consolas" w:cs="Consolas"/>
          <w:color w:val="A31515"/>
          <w:sz w:val="19"/>
          <w:szCs w:val="19"/>
        </w:rPr>
        <w:t>/RFID_OFF.png"</w:t>
      </w:r>
      <w:r w:rsidRPr="003B4FA7">
        <w:rPr>
          <w:rFonts w:ascii="Consolas" w:hAnsi="Consolas" w:cs="Consolas"/>
          <w:color w:val="000000"/>
          <w:sz w:val="19"/>
          <w:szCs w:val="19"/>
        </w:rPr>
        <w:t xml:space="preserve">, </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rPr>
        <w:t xml:space="preserve">                 </w:t>
      </w:r>
      <w:proofErr w:type="spellStart"/>
      <w:r w:rsidRPr="003B4FA7">
        <w:rPr>
          <w:rFonts w:ascii="Consolas" w:hAnsi="Consolas" w:cs="Consolas"/>
          <w:color w:val="2B91AF"/>
          <w:sz w:val="19"/>
          <w:szCs w:val="19"/>
          <w:lang w:val="en-US"/>
        </w:rPr>
        <w:t>UriKind</w:t>
      </w:r>
      <w:r w:rsidRPr="003B4FA7">
        <w:rPr>
          <w:rFonts w:ascii="Consolas" w:hAnsi="Consolas" w:cs="Consolas"/>
          <w:color w:val="000000"/>
          <w:sz w:val="19"/>
          <w:szCs w:val="19"/>
          <w:lang w:val="en-US"/>
        </w:rPr>
        <w:t>.Relative</w:t>
      </w:r>
      <w:proofErr w:type="spellEnd"/>
      <w:r w:rsidRPr="003B4FA7">
        <w:rPr>
          <w:rFonts w:ascii="Consolas" w:hAnsi="Consolas" w:cs="Consolas"/>
          <w:color w:val="000000"/>
          <w:sz w:val="19"/>
          <w:szCs w:val="19"/>
          <w:lang w:val="en-US"/>
        </w:rPr>
        <w:t>);</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roofErr w:type="spellStart"/>
      <w:r w:rsidRPr="003B4FA7">
        <w:rPr>
          <w:rFonts w:ascii="Consolas" w:hAnsi="Consolas" w:cs="Consolas"/>
          <w:color w:val="000000"/>
          <w:sz w:val="19"/>
          <w:szCs w:val="19"/>
          <w:lang w:val="en-US"/>
        </w:rPr>
        <w:t>img_RFID_OFF.EndInit</w:t>
      </w:r>
      <w:proofErr w:type="spellEnd"/>
      <w:r w:rsidRPr="003B4FA7">
        <w:rPr>
          <w:rFonts w:ascii="Consolas" w:hAnsi="Consolas" w:cs="Consolas"/>
          <w:color w:val="000000"/>
          <w:sz w:val="19"/>
          <w:szCs w:val="19"/>
          <w:lang w:val="en-US"/>
        </w:rPr>
        <w:t>();</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roofErr w:type="spellStart"/>
      <w:r w:rsidRPr="003B4FA7">
        <w:rPr>
          <w:rFonts w:ascii="Consolas" w:hAnsi="Consolas" w:cs="Consolas"/>
          <w:color w:val="000000"/>
          <w:sz w:val="19"/>
          <w:szCs w:val="19"/>
          <w:lang w:val="en-US"/>
        </w:rPr>
        <w:t>RFID_status.Source</w:t>
      </w:r>
      <w:proofErr w:type="spellEnd"/>
      <w:r w:rsidRPr="003B4FA7">
        <w:rPr>
          <w:rFonts w:ascii="Consolas" w:hAnsi="Consolas" w:cs="Consolas"/>
          <w:color w:val="000000"/>
          <w:sz w:val="19"/>
          <w:szCs w:val="19"/>
          <w:lang w:val="en-US"/>
        </w:rPr>
        <w:t xml:space="preserve"> = </w:t>
      </w:r>
      <w:proofErr w:type="spellStart"/>
      <w:r w:rsidRPr="003B4FA7">
        <w:rPr>
          <w:rFonts w:ascii="Consolas" w:hAnsi="Consolas" w:cs="Consolas"/>
          <w:color w:val="000000"/>
          <w:sz w:val="19"/>
          <w:szCs w:val="19"/>
          <w:lang w:val="en-US"/>
        </w:rPr>
        <w:t>img_RFID_OFF</w:t>
      </w:r>
      <w:proofErr w:type="spellEnd"/>
      <w:r w:rsidRPr="003B4FA7">
        <w:rPr>
          <w:rFonts w:ascii="Consolas" w:hAnsi="Consolas" w:cs="Consolas"/>
          <w:color w:val="000000"/>
          <w:sz w:val="19"/>
          <w:szCs w:val="19"/>
          <w:lang w:val="en-US"/>
        </w:rPr>
        <w:t>;</w:t>
      </w:r>
    </w:p>
    <w:p w:rsidR="003B4FA7" w:rsidRPr="006A517C" w:rsidRDefault="003B4FA7" w:rsidP="003B4FA7">
      <w:pPr>
        <w:autoSpaceDE w:val="0"/>
        <w:autoSpaceDN w:val="0"/>
        <w:adjustRightInd w:val="0"/>
        <w:spacing w:after="0" w:line="240" w:lineRule="auto"/>
        <w:rPr>
          <w:rFonts w:ascii="Consolas" w:hAnsi="Consolas" w:cs="Consolas"/>
          <w:color w:val="000000"/>
          <w:sz w:val="19"/>
          <w:szCs w:val="19"/>
        </w:rPr>
      </w:pPr>
      <w:r w:rsidRPr="003B4FA7">
        <w:rPr>
          <w:rFonts w:ascii="Consolas" w:hAnsi="Consolas" w:cs="Consolas"/>
          <w:color w:val="000000"/>
          <w:sz w:val="19"/>
          <w:szCs w:val="19"/>
          <w:lang w:val="en-US"/>
        </w:rPr>
        <w:t xml:space="preserve">        </w:t>
      </w:r>
      <w:r w:rsidRPr="006A517C">
        <w:rPr>
          <w:rFonts w:ascii="Consolas" w:hAnsi="Consolas" w:cs="Consolas"/>
          <w:color w:val="000000"/>
          <w:sz w:val="19"/>
          <w:szCs w:val="19"/>
        </w:rPr>
        <w:t>}</w:t>
      </w:r>
    </w:p>
    <w:p w:rsidR="003B4FA7" w:rsidRPr="006A517C" w:rsidRDefault="003B4FA7" w:rsidP="003B4FA7">
      <w:pPr>
        <w:autoSpaceDE w:val="0"/>
        <w:autoSpaceDN w:val="0"/>
        <w:adjustRightInd w:val="0"/>
        <w:spacing w:after="0" w:line="240" w:lineRule="auto"/>
        <w:rPr>
          <w:rFonts w:ascii="Consolas" w:hAnsi="Consolas" w:cs="Consolas"/>
          <w:color w:val="000000"/>
          <w:sz w:val="19"/>
          <w:szCs w:val="19"/>
        </w:rPr>
      </w:pPr>
      <w:r w:rsidRPr="006A517C">
        <w:rPr>
          <w:rFonts w:ascii="Consolas" w:hAnsi="Consolas" w:cs="Consolas"/>
          <w:color w:val="000000"/>
          <w:sz w:val="19"/>
          <w:szCs w:val="19"/>
        </w:rPr>
        <w:t xml:space="preserve">    }</w:t>
      </w:r>
    </w:p>
    <w:p w:rsidR="006F2257" w:rsidRPr="006A517C" w:rsidRDefault="003B4FA7" w:rsidP="003B4FA7">
      <w:pPr>
        <w:jc w:val="both"/>
        <w:rPr>
          <w:sz w:val="32"/>
          <w:szCs w:val="24"/>
        </w:rPr>
      </w:pPr>
      <w:r w:rsidRPr="006A517C">
        <w:rPr>
          <w:rFonts w:ascii="Consolas" w:hAnsi="Consolas" w:cs="Consolas"/>
          <w:color w:val="000000"/>
          <w:sz w:val="19"/>
          <w:szCs w:val="19"/>
        </w:rPr>
        <w:t xml:space="preserve">    </w:t>
      </w:r>
      <w:r w:rsidRPr="006A517C">
        <w:rPr>
          <w:rFonts w:ascii="Consolas" w:hAnsi="Consolas" w:cs="Consolas"/>
          <w:color w:val="808080"/>
          <w:sz w:val="19"/>
          <w:szCs w:val="19"/>
        </w:rPr>
        <w:t>#</w:t>
      </w:r>
      <w:proofErr w:type="spellStart"/>
      <w:r w:rsidRPr="006A517C">
        <w:rPr>
          <w:rFonts w:ascii="Consolas" w:hAnsi="Consolas" w:cs="Consolas"/>
          <w:color w:val="808080"/>
          <w:sz w:val="19"/>
          <w:szCs w:val="19"/>
        </w:rPr>
        <w:t>endregion</w:t>
      </w:r>
      <w:proofErr w:type="spellEnd"/>
    </w:p>
    <w:p w:rsidR="006F2257" w:rsidRPr="006A517C" w:rsidRDefault="006F2257" w:rsidP="00214CEF">
      <w:pPr>
        <w:jc w:val="both"/>
        <w:rPr>
          <w:sz w:val="32"/>
          <w:szCs w:val="24"/>
        </w:rPr>
      </w:pPr>
    </w:p>
    <w:p w:rsidR="00AB44C7" w:rsidRPr="00146FD7" w:rsidRDefault="00AB44C7" w:rsidP="00AB44C7">
      <w:pPr>
        <w:rPr>
          <w:sz w:val="32"/>
          <w:szCs w:val="24"/>
          <w:u w:val="single"/>
        </w:rPr>
      </w:pPr>
      <w:r w:rsidRPr="00146FD7">
        <w:rPr>
          <w:sz w:val="32"/>
          <w:szCs w:val="24"/>
          <w:u w:val="single"/>
        </w:rPr>
        <w:t>Thread de mise à jour d’état :</w:t>
      </w:r>
    </w:p>
    <w:p w:rsidR="006F2257" w:rsidRPr="00AB44C7" w:rsidRDefault="00AB44C7" w:rsidP="00AB44C7">
      <w:pPr>
        <w:jc w:val="both"/>
        <w:rPr>
          <w:sz w:val="32"/>
          <w:szCs w:val="24"/>
        </w:rPr>
      </w:pPr>
      <w:r>
        <w:rPr>
          <w:sz w:val="32"/>
          <w:szCs w:val="24"/>
        </w:rPr>
        <w:tab/>
      </w:r>
      <w:r w:rsidRPr="000A5635">
        <w:rPr>
          <w:sz w:val="24"/>
          <w:szCs w:val="24"/>
        </w:rPr>
        <w:t>Les Threads « T_affichageEtat_CYCLE » et « T_affichageEtat_</w:t>
      </w:r>
      <w:r>
        <w:rPr>
          <w:sz w:val="24"/>
          <w:szCs w:val="24"/>
        </w:rPr>
        <w:t>GACHE</w:t>
      </w:r>
      <w:r w:rsidRPr="000A5635">
        <w:rPr>
          <w:sz w:val="24"/>
          <w:szCs w:val="24"/>
        </w:rPr>
        <w:t> »</w:t>
      </w:r>
      <w:r>
        <w:rPr>
          <w:sz w:val="24"/>
          <w:szCs w:val="24"/>
        </w:rPr>
        <w:t xml:space="preserve"> récupère grâce à la </w:t>
      </w:r>
      <w:r w:rsidR="007523C2">
        <w:rPr>
          <w:sz w:val="24"/>
          <w:szCs w:val="24"/>
        </w:rPr>
        <w:t>méthode « </w:t>
      </w:r>
      <w:proofErr w:type="spellStart"/>
      <w:r w:rsidR="007523C2">
        <w:rPr>
          <w:sz w:val="24"/>
          <w:szCs w:val="24"/>
        </w:rPr>
        <w:t>get</w:t>
      </w:r>
      <w:r w:rsidR="008F2E24">
        <w:rPr>
          <w:sz w:val="24"/>
          <w:szCs w:val="24"/>
        </w:rPr>
        <w:t>_etat_CYCLE</w:t>
      </w:r>
      <w:proofErr w:type="spellEnd"/>
      <w:r w:rsidR="008F2E24">
        <w:rPr>
          <w:sz w:val="24"/>
          <w:szCs w:val="24"/>
        </w:rPr>
        <w:t> » et « </w:t>
      </w:r>
      <w:proofErr w:type="spellStart"/>
      <w:r w:rsidR="008F2E24">
        <w:rPr>
          <w:sz w:val="24"/>
          <w:szCs w:val="24"/>
        </w:rPr>
        <w:t>get_etat_GACHE</w:t>
      </w:r>
      <w:proofErr w:type="spellEnd"/>
      <w:r w:rsidR="008F2E24">
        <w:rPr>
          <w:sz w:val="24"/>
          <w:szCs w:val="24"/>
        </w:rPr>
        <w:t xml:space="preserve"> » qui utilisent la </w:t>
      </w:r>
      <w:r>
        <w:rPr>
          <w:sz w:val="24"/>
          <w:szCs w:val="24"/>
        </w:rPr>
        <w:t>passerelle réseau</w:t>
      </w:r>
      <w:r w:rsidR="008F2E24">
        <w:rPr>
          <w:sz w:val="24"/>
          <w:szCs w:val="24"/>
        </w:rPr>
        <w:t xml:space="preserve"> de l’automate pour collecter</w:t>
      </w:r>
      <w:r>
        <w:rPr>
          <w:sz w:val="24"/>
          <w:szCs w:val="24"/>
        </w:rPr>
        <w:t xml:space="preserve">, </w:t>
      </w:r>
      <w:r w:rsidR="008F2E24">
        <w:rPr>
          <w:sz w:val="24"/>
          <w:szCs w:val="24"/>
        </w:rPr>
        <w:t>toute</w:t>
      </w:r>
      <w:r>
        <w:rPr>
          <w:sz w:val="24"/>
          <w:szCs w:val="24"/>
        </w:rPr>
        <w:t xml:space="preserve"> les 25 ms, les valeurs correspondants à l’état </w:t>
      </w:r>
      <w:r w:rsidR="008F2E24">
        <w:rPr>
          <w:sz w:val="24"/>
          <w:szCs w:val="24"/>
        </w:rPr>
        <w:t xml:space="preserve">du cycle de l’automate et </w:t>
      </w:r>
      <w:r>
        <w:rPr>
          <w:sz w:val="24"/>
          <w:szCs w:val="24"/>
        </w:rPr>
        <w:t>de la gâche</w:t>
      </w:r>
      <w:r w:rsidR="008F2E24">
        <w:rPr>
          <w:sz w:val="24"/>
          <w:szCs w:val="24"/>
        </w:rPr>
        <w:t>.</w:t>
      </w:r>
    </w:p>
    <w:p w:rsidR="006F2257" w:rsidRPr="00AB44C7" w:rsidRDefault="004D78ED" w:rsidP="00214CEF">
      <w:pPr>
        <w:jc w:val="both"/>
        <w:rPr>
          <w:sz w:val="32"/>
          <w:szCs w:val="24"/>
        </w:rPr>
      </w:pPr>
      <w:r>
        <w:rPr>
          <w:rFonts w:ascii="Consolas" w:hAnsi="Consolas" w:cs="Consolas"/>
          <w:noProof/>
          <w:color w:val="000000"/>
          <w:sz w:val="19"/>
          <w:szCs w:val="19"/>
          <w:lang w:eastAsia="fr-FR"/>
        </w:rPr>
        <w:pict>
          <v:roundrect id="_x0000_s1057" style="position:absolute;left:0;text-align:left;margin-left:.15pt;margin-top:26.9pt;width:452.25pt;height:136.75pt;z-index:251671040" arcsize="2785f" filled="f" fillcolor="white [3201]" strokecolor="#00b050" strokeweight="1pt">
            <v:stroke dashstyle="dash"/>
            <v:shadow color="#868686"/>
          </v:roundrect>
        </w:pict>
      </w:r>
    </w:p>
    <w:p w:rsidR="00C83194" w:rsidRDefault="00C83194" w:rsidP="00C83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808080"/>
          <w:sz w:val="19"/>
          <w:szCs w:val="19"/>
        </w:rPr>
        <w:t>region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procedure</w:t>
      </w:r>
      <w:proofErr w:type="spellEnd"/>
      <w:r>
        <w:rPr>
          <w:rFonts w:ascii="Consolas" w:hAnsi="Consolas" w:cs="Consolas"/>
          <w:color w:val="000000"/>
          <w:sz w:val="19"/>
          <w:szCs w:val="19"/>
        </w:rPr>
        <w:t xml:space="preserve"> d'Affichage Etat GACHE</w:t>
      </w:r>
    </w:p>
    <w:p w:rsidR="00C83194" w:rsidRDefault="00C83194" w:rsidP="00C83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AffichageEtat_GACHE</w:t>
      </w:r>
      <w:proofErr w:type="spellEnd"/>
      <w:r>
        <w:rPr>
          <w:rFonts w:ascii="Consolas" w:hAnsi="Consolas" w:cs="Consolas"/>
          <w:color w:val="000000"/>
          <w:sz w:val="19"/>
          <w:szCs w:val="19"/>
        </w:rPr>
        <w:t>()</w:t>
      </w:r>
    </w:p>
    <w:p w:rsidR="00C83194" w:rsidRPr="006A517C" w:rsidRDefault="00C83194" w:rsidP="00C83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6A517C">
        <w:rPr>
          <w:rFonts w:ascii="Consolas" w:hAnsi="Consolas" w:cs="Consolas"/>
          <w:color w:val="000000"/>
          <w:sz w:val="19"/>
          <w:szCs w:val="19"/>
        </w:rPr>
        <w:t>{</w:t>
      </w:r>
    </w:p>
    <w:p w:rsidR="00C83194" w:rsidRPr="006A517C" w:rsidRDefault="00C83194" w:rsidP="00C83194">
      <w:pPr>
        <w:autoSpaceDE w:val="0"/>
        <w:autoSpaceDN w:val="0"/>
        <w:adjustRightInd w:val="0"/>
        <w:spacing w:after="0" w:line="240" w:lineRule="auto"/>
        <w:rPr>
          <w:rFonts w:ascii="Consolas" w:hAnsi="Consolas" w:cs="Consolas"/>
          <w:color w:val="000000"/>
          <w:sz w:val="19"/>
          <w:szCs w:val="19"/>
        </w:rPr>
      </w:pPr>
      <w:r w:rsidRPr="006A517C">
        <w:rPr>
          <w:rFonts w:ascii="Consolas" w:hAnsi="Consolas" w:cs="Consolas"/>
          <w:color w:val="000000"/>
          <w:sz w:val="19"/>
          <w:szCs w:val="19"/>
        </w:rPr>
        <w:t xml:space="preserve">        </w:t>
      </w:r>
      <w:proofErr w:type="spellStart"/>
      <w:r w:rsidRPr="006A517C">
        <w:rPr>
          <w:rFonts w:ascii="Consolas" w:hAnsi="Consolas" w:cs="Consolas"/>
          <w:color w:val="0000FF"/>
          <w:sz w:val="19"/>
          <w:szCs w:val="19"/>
        </w:rPr>
        <w:t>while</w:t>
      </w:r>
      <w:proofErr w:type="spellEnd"/>
      <w:r w:rsidRPr="006A517C">
        <w:rPr>
          <w:rFonts w:ascii="Consolas" w:hAnsi="Consolas" w:cs="Consolas"/>
          <w:color w:val="000000"/>
          <w:sz w:val="19"/>
          <w:szCs w:val="19"/>
        </w:rPr>
        <w:t xml:space="preserve"> (</w:t>
      </w:r>
      <w:proofErr w:type="spellStart"/>
      <w:r w:rsidR="008F6969" w:rsidRPr="006A517C">
        <w:rPr>
          <w:rFonts w:ascii="Consolas" w:hAnsi="Consolas" w:cs="Consolas"/>
          <w:color w:val="000000" w:themeColor="text1"/>
          <w:sz w:val="19"/>
          <w:szCs w:val="19"/>
        </w:rPr>
        <w:t>get_etat_GACHE</w:t>
      </w:r>
      <w:proofErr w:type="spellEnd"/>
      <w:r w:rsidR="008F6969" w:rsidRPr="006A517C">
        <w:rPr>
          <w:rFonts w:ascii="Consolas" w:hAnsi="Consolas" w:cs="Consolas"/>
          <w:color w:val="000000" w:themeColor="text1"/>
          <w:sz w:val="19"/>
          <w:szCs w:val="19"/>
        </w:rPr>
        <w:t>()</w:t>
      </w:r>
      <w:r w:rsidRPr="006A517C">
        <w:rPr>
          <w:rFonts w:ascii="Consolas" w:hAnsi="Consolas" w:cs="Consolas"/>
          <w:color w:val="000000" w:themeColor="text1"/>
          <w:sz w:val="19"/>
          <w:szCs w:val="19"/>
        </w:rPr>
        <w:t>)</w:t>
      </w:r>
      <w:r w:rsidRPr="006A517C">
        <w:rPr>
          <w:rFonts w:ascii="Consolas" w:hAnsi="Consolas" w:cs="Consolas"/>
          <w:color w:val="000000"/>
          <w:sz w:val="19"/>
          <w:szCs w:val="19"/>
        </w:rPr>
        <w:t xml:space="preserve"> {</w:t>
      </w:r>
    </w:p>
    <w:p w:rsidR="00C83194" w:rsidRPr="006A517C" w:rsidRDefault="00C83194" w:rsidP="00C83194">
      <w:pPr>
        <w:autoSpaceDE w:val="0"/>
        <w:autoSpaceDN w:val="0"/>
        <w:adjustRightInd w:val="0"/>
        <w:spacing w:after="0" w:line="240" w:lineRule="auto"/>
        <w:rPr>
          <w:rFonts w:ascii="Consolas" w:hAnsi="Consolas" w:cs="Consolas"/>
          <w:color w:val="000000"/>
          <w:sz w:val="19"/>
          <w:szCs w:val="19"/>
        </w:rPr>
      </w:pPr>
    </w:p>
    <w:p w:rsidR="00C83194" w:rsidRPr="006A517C" w:rsidRDefault="00C83194" w:rsidP="00C83194">
      <w:pPr>
        <w:autoSpaceDE w:val="0"/>
        <w:autoSpaceDN w:val="0"/>
        <w:adjustRightInd w:val="0"/>
        <w:spacing w:after="0" w:line="240" w:lineRule="auto"/>
        <w:rPr>
          <w:rFonts w:ascii="Consolas" w:hAnsi="Consolas" w:cs="Consolas"/>
          <w:color w:val="000000"/>
          <w:sz w:val="19"/>
          <w:szCs w:val="19"/>
        </w:rPr>
      </w:pPr>
      <w:r w:rsidRPr="006A517C">
        <w:rPr>
          <w:rFonts w:ascii="Consolas" w:hAnsi="Consolas" w:cs="Consolas"/>
          <w:color w:val="000000"/>
          <w:sz w:val="19"/>
          <w:szCs w:val="19"/>
        </w:rPr>
        <w:t xml:space="preserve">            </w:t>
      </w:r>
      <w:proofErr w:type="spellStart"/>
      <w:r w:rsidRPr="006A517C">
        <w:rPr>
          <w:rFonts w:ascii="Consolas" w:hAnsi="Consolas" w:cs="Consolas"/>
          <w:color w:val="000000"/>
          <w:sz w:val="19"/>
          <w:szCs w:val="19"/>
        </w:rPr>
        <w:t>Dispatcher.Invoke</w:t>
      </w:r>
      <w:proofErr w:type="spellEnd"/>
      <w:r w:rsidRPr="006A517C">
        <w:rPr>
          <w:rFonts w:ascii="Consolas" w:hAnsi="Consolas" w:cs="Consolas"/>
          <w:color w:val="000000"/>
          <w:sz w:val="19"/>
          <w:szCs w:val="19"/>
        </w:rPr>
        <w:t>(</w:t>
      </w:r>
      <w:r w:rsidRPr="006A517C">
        <w:rPr>
          <w:rFonts w:ascii="Consolas" w:hAnsi="Consolas" w:cs="Consolas"/>
          <w:color w:val="0000FF"/>
          <w:sz w:val="19"/>
          <w:szCs w:val="19"/>
        </w:rPr>
        <w:t>new</w:t>
      </w:r>
      <w:r w:rsidRPr="006A517C">
        <w:rPr>
          <w:rFonts w:ascii="Consolas" w:hAnsi="Consolas" w:cs="Consolas"/>
          <w:color w:val="000000"/>
          <w:sz w:val="19"/>
          <w:szCs w:val="19"/>
        </w:rPr>
        <w:t xml:space="preserve"> </w:t>
      </w:r>
      <w:r w:rsidRPr="006A517C">
        <w:rPr>
          <w:rFonts w:ascii="Consolas" w:hAnsi="Consolas" w:cs="Consolas"/>
          <w:color w:val="2B91AF"/>
          <w:sz w:val="19"/>
          <w:szCs w:val="19"/>
        </w:rPr>
        <w:t>Action</w:t>
      </w:r>
      <w:r w:rsidRPr="006A517C">
        <w:rPr>
          <w:rFonts w:ascii="Consolas" w:hAnsi="Consolas" w:cs="Consolas"/>
          <w:color w:val="000000"/>
          <w:sz w:val="19"/>
          <w:szCs w:val="19"/>
        </w:rPr>
        <w:t xml:space="preserve">(() =&gt; </w:t>
      </w:r>
      <w:proofErr w:type="spellStart"/>
      <w:r w:rsidRPr="006A517C">
        <w:rPr>
          <w:rFonts w:ascii="Consolas" w:hAnsi="Consolas" w:cs="Consolas"/>
          <w:color w:val="000000"/>
          <w:sz w:val="19"/>
          <w:szCs w:val="19"/>
        </w:rPr>
        <w:t>UpdateUI_GACHE</w:t>
      </w:r>
      <w:proofErr w:type="spellEnd"/>
      <w:r w:rsidRPr="006A517C">
        <w:rPr>
          <w:rFonts w:ascii="Consolas" w:hAnsi="Consolas" w:cs="Consolas"/>
          <w:color w:val="000000"/>
          <w:sz w:val="19"/>
          <w:szCs w:val="19"/>
        </w:rPr>
        <w:t>(</w:t>
      </w:r>
      <w:proofErr w:type="spellStart"/>
      <w:r w:rsidRPr="006A517C">
        <w:rPr>
          <w:rFonts w:ascii="Consolas" w:hAnsi="Consolas" w:cs="Consolas"/>
          <w:color w:val="000000"/>
          <w:sz w:val="19"/>
          <w:szCs w:val="19"/>
        </w:rPr>
        <w:t>etat_gache</w:t>
      </w:r>
      <w:proofErr w:type="spellEnd"/>
      <w:r w:rsidRPr="006A517C">
        <w:rPr>
          <w:rFonts w:ascii="Consolas" w:hAnsi="Consolas" w:cs="Consolas"/>
          <w:color w:val="000000"/>
          <w:sz w:val="19"/>
          <w:szCs w:val="19"/>
        </w:rPr>
        <w:t>)));</w:t>
      </w:r>
    </w:p>
    <w:p w:rsidR="00C83194" w:rsidRDefault="00C83194" w:rsidP="00C83194">
      <w:pPr>
        <w:autoSpaceDE w:val="0"/>
        <w:autoSpaceDN w:val="0"/>
        <w:adjustRightInd w:val="0"/>
        <w:spacing w:after="0" w:line="240" w:lineRule="auto"/>
        <w:rPr>
          <w:rFonts w:ascii="Consolas" w:hAnsi="Consolas" w:cs="Consolas"/>
          <w:color w:val="000000"/>
          <w:sz w:val="19"/>
          <w:szCs w:val="19"/>
        </w:rPr>
      </w:pPr>
      <w:r w:rsidRPr="006A517C">
        <w:rPr>
          <w:rFonts w:ascii="Consolas" w:hAnsi="Consolas" w:cs="Consolas"/>
          <w:color w:val="000000"/>
          <w:sz w:val="19"/>
          <w:szCs w:val="19"/>
        </w:rPr>
        <w:t xml:space="preserve">            </w:t>
      </w:r>
      <w:proofErr w:type="spellStart"/>
      <w:r>
        <w:rPr>
          <w:rFonts w:ascii="Consolas" w:hAnsi="Consolas" w:cs="Consolas"/>
          <w:color w:val="2B91AF"/>
          <w:sz w:val="19"/>
          <w:szCs w:val="19"/>
        </w:rPr>
        <w:t>Task</w:t>
      </w:r>
      <w:r>
        <w:rPr>
          <w:rFonts w:ascii="Consolas" w:hAnsi="Consolas" w:cs="Consolas"/>
          <w:color w:val="000000"/>
          <w:sz w:val="19"/>
          <w:szCs w:val="19"/>
        </w:rPr>
        <w:t>.Delay</w:t>
      </w:r>
      <w:proofErr w:type="spellEnd"/>
      <w:r>
        <w:rPr>
          <w:rFonts w:ascii="Consolas" w:hAnsi="Consolas" w:cs="Consolas"/>
          <w:color w:val="000000"/>
          <w:sz w:val="19"/>
          <w:szCs w:val="19"/>
        </w:rPr>
        <w:t>(500).</w:t>
      </w:r>
      <w:proofErr w:type="spellStart"/>
      <w:r>
        <w:rPr>
          <w:rFonts w:ascii="Consolas" w:hAnsi="Consolas" w:cs="Consolas"/>
          <w:color w:val="000000"/>
          <w:sz w:val="19"/>
          <w:szCs w:val="19"/>
        </w:rPr>
        <w:t>Wait</w:t>
      </w:r>
      <w:proofErr w:type="spellEnd"/>
      <w:r>
        <w:rPr>
          <w:rFonts w:ascii="Consolas" w:hAnsi="Consolas" w:cs="Consolas"/>
          <w:color w:val="000000"/>
          <w:sz w:val="19"/>
          <w:szCs w:val="19"/>
        </w:rPr>
        <w:t>();</w:t>
      </w:r>
    </w:p>
    <w:p w:rsidR="00C83194" w:rsidRDefault="00C83194" w:rsidP="00C83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83194" w:rsidRDefault="00C83194" w:rsidP="00C83194">
      <w:pPr>
        <w:autoSpaceDE w:val="0"/>
        <w:autoSpaceDN w:val="0"/>
        <w:adjustRightInd w:val="0"/>
        <w:spacing w:after="0" w:line="240" w:lineRule="auto"/>
        <w:rPr>
          <w:rFonts w:ascii="Consolas" w:hAnsi="Consolas" w:cs="Consolas"/>
          <w:color w:val="000000"/>
          <w:sz w:val="19"/>
          <w:szCs w:val="19"/>
        </w:rPr>
      </w:pPr>
    </w:p>
    <w:p w:rsidR="00C83194" w:rsidRDefault="00C83194" w:rsidP="00C83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2257" w:rsidRPr="00AB44C7" w:rsidRDefault="00C83194" w:rsidP="00C83194">
      <w:pPr>
        <w:jc w:val="both"/>
        <w:rPr>
          <w:sz w:val="32"/>
          <w:szCs w:val="24"/>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808080"/>
          <w:sz w:val="19"/>
          <w:szCs w:val="19"/>
        </w:rPr>
        <w:t>endregion</w:t>
      </w:r>
      <w:proofErr w:type="spellEnd"/>
    </w:p>
    <w:p w:rsidR="006F2257" w:rsidRPr="00AB44C7" w:rsidRDefault="006F2257" w:rsidP="00214CEF">
      <w:pPr>
        <w:jc w:val="both"/>
        <w:rPr>
          <w:sz w:val="32"/>
          <w:szCs w:val="24"/>
        </w:rPr>
      </w:pPr>
    </w:p>
    <w:p w:rsidR="006F2257" w:rsidRPr="00AB44C7" w:rsidRDefault="006F2257" w:rsidP="00214CEF">
      <w:pPr>
        <w:jc w:val="both"/>
        <w:rPr>
          <w:sz w:val="32"/>
          <w:szCs w:val="24"/>
        </w:rPr>
      </w:pPr>
    </w:p>
    <w:p w:rsidR="006F2257" w:rsidRPr="00AB44C7" w:rsidRDefault="006F2257" w:rsidP="00214CEF">
      <w:pPr>
        <w:jc w:val="both"/>
        <w:rPr>
          <w:sz w:val="32"/>
          <w:szCs w:val="24"/>
        </w:rPr>
      </w:pPr>
    </w:p>
    <w:p w:rsidR="006A517C" w:rsidRDefault="006A517C" w:rsidP="006A517C">
      <w:pPr>
        <w:jc w:val="center"/>
        <w:rPr>
          <w:sz w:val="44"/>
          <w:szCs w:val="44"/>
        </w:rPr>
      </w:pPr>
      <w:r>
        <w:rPr>
          <w:sz w:val="44"/>
          <w:szCs w:val="44"/>
        </w:rPr>
        <w:lastRenderedPageBreak/>
        <w:t>Fenêtre principal « MainWindow »</w:t>
      </w:r>
    </w:p>
    <w:p w:rsidR="006A517C" w:rsidRPr="002670A1" w:rsidRDefault="006A517C" w:rsidP="006A517C">
      <w:pPr>
        <w:jc w:val="both"/>
        <w:rPr>
          <w:sz w:val="40"/>
          <w:szCs w:val="40"/>
          <w:u w:val="single"/>
        </w:rPr>
      </w:pPr>
      <w:r>
        <w:rPr>
          <w:sz w:val="40"/>
          <w:szCs w:val="40"/>
          <w:u w:val="single"/>
        </w:rPr>
        <w:t>Fonctionnement de la fenêtre</w:t>
      </w:r>
      <w:r w:rsidRPr="00B76842">
        <w:rPr>
          <w:sz w:val="40"/>
          <w:szCs w:val="40"/>
          <w:u w:val="single"/>
        </w:rPr>
        <w:t> :</w:t>
      </w:r>
    </w:p>
    <w:p w:rsidR="006A517C" w:rsidRPr="00222352" w:rsidRDefault="006A517C" w:rsidP="006A517C">
      <w:pPr>
        <w:ind w:firstLine="708"/>
        <w:jc w:val="both"/>
        <w:rPr>
          <w:sz w:val="24"/>
          <w:szCs w:val="24"/>
        </w:rPr>
      </w:pPr>
      <w:r w:rsidRPr="00222352">
        <w:rPr>
          <w:sz w:val="24"/>
          <w:szCs w:val="24"/>
        </w:rPr>
        <w:t>La fenêtre PopUpRFID est la fenêtre</w:t>
      </w:r>
      <w:r w:rsidR="00222352" w:rsidRPr="00222352">
        <w:rPr>
          <w:sz w:val="24"/>
          <w:szCs w:val="24"/>
        </w:rPr>
        <w:t xml:space="preserve"> qui</w:t>
      </w:r>
      <w:r w:rsidRPr="00222352">
        <w:rPr>
          <w:sz w:val="24"/>
          <w:szCs w:val="24"/>
        </w:rPr>
        <w:t xml:space="preserve"> </w:t>
      </w:r>
      <w:r w:rsidR="00222352" w:rsidRPr="00222352">
        <w:rPr>
          <w:sz w:val="24"/>
          <w:szCs w:val="24"/>
        </w:rPr>
        <w:t xml:space="preserve">effectue le traitement d’un identifiant </w:t>
      </w:r>
      <w:r w:rsidRPr="00222352">
        <w:rPr>
          <w:sz w:val="24"/>
          <w:szCs w:val="24"/>
        </w:rPr>
        <w:t>:</w:t>
      </w:r>
    </w:p>
    <w:p w:rsidR="006F2257" w:rsidDel="001B3BFE" w:rsidRDefault="006A517C" w:rsidP="001B3BFE">
      <w:pPr>
        <w:ind w:firstLine="708"/>
        <w:jc w:val="both"/>
        <w:rPr>
          <w:del w:id="39" w:author="CHANCEREL Nicolas" w:date="2017-05-18T11:16:00Z"/>
          <w:sz w:val="24"/>
          <w:szCs w:val="24"/>
        </w:rPr>
      </w:pPr>
      <w:r w:rsidRPr="00222352">
        <w:rPr>
          <w:sz w:val="24"/>
          <w:szCs w:val="24"/>
        </w:rPr>
        <w:t xml:space="preserve">- </w:t>
      </w:r>
      <w:r w:rsidR="00222352" w:rsidRPr="00222352">
        <w:rPr>
          <w:sz w:val="24"/>
          <w:szCs w:val="24"/>
        </w:rPr>
        <w:t>récupérer les informations de l’utilisateur (nom, prénom, rôle),</w:t>
      </w:r>
    </w:p>
    <w:p w:rsidR="001B3BFE" w:rsidRPr="00222352" w:rsidRDefault="001B3BFE" w:rsidP="006A517C">
      <w:pPr>
        <w:ind w:firstLine="708"/>
        <w:jc w:val="both"/>
        <w:rPr>
          <w:ins w:id="40" w:author="CHANCEREL Nicolas" w:date="2017-05-18T11:16:00Z"/>
          <w:sz w:val="24"/>
          <w:szCs w:val="24"/>
        </w:rPr>
      </w:pPr>
    </w:p>
    <w:p w:rsidR="00222352" w:rsidRPr="00222352" w:rsidRDefault="00222352" w:rsidP="001B3BFE">
      <w:pPr>
        <w:ind w:firstLine="708"/>
        <w:jc w:val="both"/>
        <w:rPr>
          <w:sz w:val="24"/>
          <w:szCs w:val="24"/>
        </w:rPr>
      </w:pPr>
      <w:r w:rsidRPr="00222352">
        <w:rPr>
          <w:sz w:val="24"/>
          <w:szCs w:val="24"/>
        </w:rPr>
        <w:t>- effectuer un archivage du passage du badge,</w:t>
      </w:r>
    </w:p>
    <w:p w:rsidR="00222352" w:rsidRPr="00222352" w:rsidRDefault="00222352" w:rsidP="006A517C">
      <w:pPr>
        <w:ind w:firstLine="708"/>
        <w:jc w:val="both"/>
        <w:rPr>
          <w:sz w:val="24"/>
          <w:szCs w:val="24"/>
        </w:rPr>
      </w:pPr>
      <w:r w:rsidRPr="00222352">
        <w:rPr>
          <w:sz w:val="24"/>
          <w:szCs w:val="24"/>
        </w:rPr>
        <w:t>- envoyer une demande d’ouverture à l’automate.</w:t>
      </w:r>
    </w:p>
    <w:p w:rsidR="00222352" w:rsidRPr="00222352" w:rsidRDefault="00222352" w:rsidP="00222352">
      <w:pPr>
        <w:rPr>
          <w:sz w:val="24"/>
          <w:szCs w:val="24"/>
        </w:rPr>
      </w:pPr>
      <w:r w:rsidRPr="00222352">
        <w:rPr>
          <w:sz w:val="24"/>
          <w:szCs w:val="24"/>
        </w:rPr>
        <w:t>L’utilisateur pourra visualisez :</w:t>
      </w:r>
    </w:p>
    <w:p w:rsidR="00222352" w:rsidRDefault="00222352" w:rsidP="00222352">
      <w:pPr>
        <w:rPr>
          <w:sz w:val="24"/>
          <w:szCs w:val="24"/>
        </w:rPr>
      </w:pPr>
      <w:r w:rsidRPr="00222352">
        <w:rPr>
          <w:sz w:val="24"/>
          <w:szCs w:val="24"/>
        </w:rPr>
        <w:tab/>
        <w:t>- si</w:t>
      </w:r>
      <w:r>
        <w:rPr>
          <w:sz w:val="24"/>
          <w:szCs w:val="24"/>
        </w:rPr>
        <w:t xml:space="preserve"> son badge est affecté</w:t>
      </w:r>
      <w:r w:rsidR="004A395C">
        <w:rPr>
          <w:sz w:val="24"/>
          <w:szCs w:val="24"/>
        </w:rPr>
        <w:t>,</w:t>
      </w:r>
    </w:p>
    <w:p w:rsidR="007818A6" w:rsidRDefault="00222352" w:rsidP="00222352">
      <w:pPr>
        <w:rPr>
          <w:sz w:val="24"/>
          <w:szCs w:val="24"/>
        </w:rPr>
      </w:pPr>
      <w:r>
        <w:rPr>
          <w:sz w:val="24"/>
          <w:szCs w:val="24"/>
        </w:rPr>
        <w:tab/>
        <w:t>- si l’accès lui est autorisé ou refusé</w:t>
      </w:r>
      <w:r w:rsidR="004A395C">
        <w:rPr>
          <w:sz w:val="24"/>
          <w:szCs w:val="24"/>
        </w:rPr>
        <w:t>.</w:t>
      </w:r>
    </w:p>
    <w:p w:rsidR="004A395C" w:rsidRDefault="004A395C" w:rsidP="00222352">
      <w:pPr>
        <w:rPr>
          <w:sz w:val="24"/>
          <w:szCs w:val="24"/>
        </w:rPr>
      </w:pPr>
    </w:p>
    <w:p w:rsidR="007818A6" w:rsidRDefault="007818A6" w:rsidP="007818A6">
      <w:pPr>
        <w:jc w:val="both"/>
        <w:rPr>
          <w:noProof/>
          <w:sz w:val="24"/>
          <w:szCs w:val="24"/>
          <w:lang w:eastAsia="fr-FR"/>
        </w:rPr>
      </w:pPr>
      <w:r>
        <w:rPr>
          <w:sz w:val="40"/>
          <w:szCs w:val="40"/>
          <w:u w:val="single"/>
        </w:rPr>
        <w:t xml:space="preserve">Interface Home Machine </w:t>
      </w:r>
      <w:r w:rsidRPr="00B76842">
        <w:rPr>
          <w:sz w:val="40"/>
          <w:szCs w:val="40"/>
          <w:u w:val="single"/>
        </w:rPr>
        <w:t>:</w:t>
      </w:r>
      <w:r w:rsidR="006D4B1F" w:rsidRPr="006D4B1F">
        <w:rPr>
          <w:noProof/>
          <w:sz w:val="24"/>
          <w:szCs w:val="24"/>
          <w:lang w:eastAsia="fr-FR"/>
        </w:rPr>
        <w:t xml:space="preserve"> </w:t>
      </w:r>
    </w:p>
    <w:p w:rsidR="004A395C" w:rsidRDefault="004A395C" w:rsidP="007818A6">
      <w:pPr>
        <w:jc w:val="both"/>
        <w:rPr>
          <w:sz w:val="40"/>
          <w:szCs w:val="40"/>
          <w:u w:val="single"/>
        </w:rPr>
      </w:pPr>
    </w:p>
    <w:p w:rsidR="007818A6" w:rsidRDefault="004A395C" w:rsidP="004A395C">
      <w:pPr>
        <w:rPr>
          <w:sz w:val="24"/>
          <w:szCs w:val="24"/>
        </w:rPr>
      </w:pPr>
      <w:r>
        <w:rPr>
          <w:noProof/>
          <w:sz w:val="24"/>
          <w:szCs w:val="24"/>
          <w:lang w:eastAsia="fr-FR"/>
        </w:rPr>
        <w:drawing>
          <wp:inline distT="0" distB="0" distL="0" distR="0" wp14:anchorId="5E4F7842" wp14:editId="29C5670D">
            <wp:extent cx="5759450" cy="1437005"/>
            <wp:effectExtent l="95250" t="76200" r="69850" b="48895"/>
            <wp:docPr id="2" name="Image 2" descr="C:\Users\nicolas.chancerel\Desktop\PopUpRFIDlo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chancerel\Desktop\PopUpRFIDload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1437005"/>
                    </a:xfrm>
                    <a:prstGeom prst="rect">
                      <a:avLst/>
                    </a:prstGeom>
                    <a:noFill/>
                    <a:ln>
                      <a:noFill/>
                    </a:ln>
                    <a:effectLst>
                      <a:outerShdw blurRad="63500" sx="101000" sy="101000" algn="ctr" rotWithShape="0">
                        <a:prstClr val="black">
                          <a:alpha val="10000"/>
                        </a:prstClr>
                      </a:outerShdw>
                    </a:effectLst>
                  </pic:spPr>
                </pic:pic>
              </a:graphicData>
            </a:graphic>
          </wp:inline>
        </w:drawing>
      </w:r>
      <w:r w:rsidR="006D4B1F">
        <w:rPr>
          <w:noProof/>
          <w:sz w:val="24"/>
          <w:szCs w:val="24"/>
          <w:lang w:eastAsia="fr-FR"/>
        </w:rPr>
        <w:drawing>
          <wp:inline distT="0" distB="0" distL="0" distR="0" wp14:anchorId="23AFA142" wp14:editId="23CA28FC">
            <wp:extent cx="5759450" cy="1437005"/>
            <wp:effectExtent l="95250" t="76200" r="69850" b="48895"/>
            <wp:docPr id="6" name="Image 6" descr="C:\Users\nicolas.chancerel\Desktop\PopUpRFIDCarteNonAssi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olas.chancerel\Desktop\PopUpRFIDCarteNonAssign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1437005"/>
                    </a:xfrm>
                    <a:prstGeom prst="rect">
                      <a:avLst/>
                    </a:prstGeom>
                    <a:noFill/>
                    <a:ln>
                      <a:noFill/>
                    </a:ln>
                    <a:effectLst>
                      <a:outerShdw blurRad="63500" sx="101000" sy="101000" algn="ctr" rotWithShape="0">
                        <a:prstClr val="black">
                          <a:alpha val="10000"/>
                        </a:prstClr>
                      </a:outerShdw>
                    </a:effectLst>
                  </pic:spPr>
                </pic:pic>
              </a:graphicData>
            </a:graphic>
          </wp:inline>
        </w:drawing>
      </w:r>
    </w:p>
    <w:p w:rsidR="004A395C" w:rsidRDefault="004A395C" w:rsidP="004A395C">
      <w:pPr>
        <w:rPr>
          <w:sz w:val="24"/>
          <w:szCs w:val="24"/>
        </w:rPr>
      </w:pPr>
    </w:p>
    <w:p w:rsidR="004A395C" w:rsidRDefault="004A395C" w:rsidP="004A395C">
      <w:pPr>
        <w:rPr>
          <w:sz w:val="24"/>
          <w:szCs w:val="24"/>
        </w:rPr>
      </w:pPr>
    </w:p>
    <w:p w:rsidR="004A395C" w:rsidRPr="002670A1" w:rsidRDefault="004A395C" w:rsidP="004A395C">
      <w:pPr>
        <w:jc w:val="both"/>
        <w:rPr>
          <w:sz w:val="40"/>
          <w:szCs w:val="40"/>
          <w:u w:val="single"/>
        </w:rPr>
      </w:pPr>
      <w:r>
        <w:rPr>
          <w:sz w:val="40"/>
          <w:szCs w:val="40"/>
          <w:u w:val="single"/>
        </w:rPr>
        <w:lastRenderedPageBreak/>
        <w:t>Diagramme de la classe</w:t>
      </w:r>
      <w:r w:rsidRPr="00B76842">
        <w:rPr>
          <w:sz w:val="40"/>
          <w:szCs w:val="40"/>
          <w:u w:val="single"/>
        </w:rPr>
        <w:t> :</w:t>
      </w:r>
    </w:p>
    <w:p w:rsidR="004A395C" w:rsidRDefault="004A395C" w:rsidP="004A395C">
      <w:pPr>
        <w:jc w:val="center"/>
        <w:rPr>
          <w:sz w:val="24"/>
          <w:szCs w:val="24"/>
        </w:rPr>
      </w:pPr>
    </w:p>
    <w:p w:rsidR="004A395C" w:rsidRDefault="004A395C" w:rsidP="004A395C">
      <w:pPr>
        <w:jc w:val="center"/>
        <w:rPr>
          <w:sz w:val="24"/>
          <w:szCs w:val="24"/>
        </w:rPr>
      </w:pPr>
      <w:r>
        <w:rPr>
          <w:noProof/>
          <w:sz w:val="24"/>
          <w:szCs w:val="24"/>
          <w:lang w:eastAsia="fr-FR"/>
        </w:rPr>
        <w:drawing>
          <wp:inline distT="0" distB="0" distL="0" distR="0">
            <wp:extent cx="3005428" cy="262444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12976" cy="2631039"/>
                    </a:xfrm>
                    <a:prstGeom prst="rect">
                      <a:avLst/>
                    </a:prstGeom>
                    <a:noFill/>
                    <a:ln>
                      <a:noFill/>
                    </a:ln>
                  </pic:spPr>
                </pic:pic>
              </a:graphicData>
            </a:graphic>
          </wp:inline>
        </w:drawing>
      </w:r>
    </w:p>
    <w:p w:rsidR="004A395C" w:rsidRDefault="004A395C" w:rsidP="004A395C">
      <w:pPr>
        <w:rPr>
          <w:sz w:val="24"/>
          <w:szCs w:val="24"/>
        </w:rPr>
      </w:pPr>
      <w:r>
        <w:rPr>
          <w:sz w:val="24"/>
          <w:szCs w:val="24"/>
        </w:rPr>
        <w:br/>
      </w:r>
      <w:ins w:id="41" w:author="CHANCEREL Nicolas" w:date="2017-05-18T10:38:00Z">
        <w:r w:rsidR="0062133F">
          <w:rPr>
            <w:sz w:val="32"/>
            <w:szCs w:val="24"/>
            <w:u w:val="single"/>
          </w:rPr>
          <w:t>Gestion de l’espace de la carte RFID :</w:t>
        </w:r>
      </w:ins>
    </w:p>
    <w:p w:rsidR="0062133F" w:rsidRPr="0062133F" w:rsidRDefault="0062133F" w:rsidP="0062133F">
      <w:pPr>
        <w:spacing w:after="0" w:line="240" w:lineRule="auto"/>
        <w:rPr>
          <w:ins w:id="42" w:author="CHANCEREL Nicolas" w:date="2017-05-18T10:38:00Z"/>
          <w:rFonts w:ascii="Times New Roman" w:eastAsia="Times New Roman" w:hAnsi="Times New Roman" w:cs="Times New Roman"/>
          <w:sz w:val="24"/>
          <w:szCs w:val="24"/>
          <w:lang w:eastAsia="fr-FR"/>
        </w:rPr>
      </w:pPr>
      <w:ins w:id="43" w:author="CHANCEREL Nicolas" w:date="2017-05-18T10:38:00Z">
        <w:r>
          <w:rPr>
            <w:rFonts w:ascii="Times New Roman" w:eastAsia="Times New Roman" w:hAnsi="Times New Roman" w:cs="Times New Roman"/>
            <w:sz w:val="24"/>
            <w:szCs w:val="24"/>
            <w:lang w:eastAsia="fr-FR"/>
          </w:rPr>
          <w:t xml:space="preserve">Les Cartes </w:t>
        </w:r>
      </w:ins>
      <w:ins w:id="44" w:author="CHANCEREL Nicolas" w:date="2017-05-18T10:39:00Z">
        <w:r>
          <w:rPr>
            <w:rFonts w:ascii="Times New Roman" w:eastAsia="Times New Roman" w:hAnsi="Times New Roman" w:cs="Times New Roman"/>
            <w:sz w:val="24"/>
            <w:szCs w:val="24"/>
            <w:lang w:eastAsia="fr-FR"/>
          </w:rPr>
          <w:t>utilisées</w:t>
        </w:r>
      </w:ins>
      <w:ins w:id="45" w:author="CHANCEREL Nicolas" w:date="2017-05-18T10:38:00Z">
        <w:r>
          <w:rPr>
            <w:rFonts w:ascii="Times New Roman" w:eastAsia="Times New Roman" w:hAnsi="Times New Roman" w:cs="Times New Roman"/>
            <w:sz w:val="24"/>
            <w:szCs w:val="24"/>
            <w:lang w:eastAsia="fr-FR"/>
          </w:rPr>
          <w:t xml:space="preserve"> ont </w:t>
        </w:r>
      </w:ins>
      <w:ins w:id="46" w:author="CHANCEREL Nicolas" w:date="2017-05-18T10:39:00Z">
        <w:r>
          <w:rPr>
            <w:rFonts w:ascii="Times New Roman" w:eastAsia="Times New Roman" w:hAnsi="Times New Roman" w:cs="Times New Roman"/>
            <w:sz w:val="24"/>
            <w:szCs w:val="24"/>
            <w:lang w:eastAsia="fr-FR"/>
          </w:rPr>
          <w:t>256 octets de mémoire</w:t>
        </w:r>
      </w:ins>
      <w:ins w:id="47" w:author="CHANCEREL Nicolas" w:date="2017-05-18T10:40:00Z">
        <w:r>
          <w:rPr>
            <w:rFonts w:ascii="Times New Roman" w:eastAsia="Times New Roman" w:hAnsi="Times New Roman" w:cs="Times New Roman"/>
            <w:sz w:val="24"/>
            <w:szCs w:val="24"/>
            <w:lang w:eastAsia="fr-FR"/>
          </w:rPr>
          <w:t xml:space="preserve"> donc nous </w:t>
        </w:r>
      </w:ins>
      <w:ins w:id="48" w:author="CHANCEREL Nicolas" w:date="2017-05-18T10:41:00Z">
        <w:r>
          <w:rPr>
            <w:rFonts w:ascii="Times New Roman" w:eastAsia="Times New Roman" w:hAnsi="Times New Roman" w:cs="Times New Roman"/>
            <w:sz w:val="24"/>
            <w:szCs w:val="24"/>
            <w:lang w:eastAsia="fr-FR"/>
          </w:rPr>
          <w:t>utilisons</w:t>
        </w:r>
      </w:ins>
      <w:ins w:id="49" w:author="CHANCEREL Nicolas" w:date="2017-05-18T10:40:00Z">
        <w:r>
          <w:rPr>
            <w:rFonts w:ascii="Times New Roman" w:eastAsia="Times New Roman" w:hAnsi="Times New Roman" w:cs="Times New Roman"/>
            <w:sz w:val="24"/>
            <w:szCs w:val="24"/>
            <w:lang w:eastAsia="fr-FR"/>
          </w:rPr>
          <w:t xml:space="preserve"> 2 octets pour l’identifiant, ce qui donne 2</w:t>
        </w:r>
        <w:r w:rsidRPr="0062133F">
          <w:rPr>
            <w:rFonts w:ascii="Times New Roman" w:eastAsia="Times New Roman" w:hAnsi="Times New Roman" w:cs="Times New Roman"/>
            <w:sz w:val="24"/>
            <w:szCs w:val="24"/>
            <w:vertAlign w:val="superscript"/>
            <w:lang w:eastAsia="fr-FR"/>
            <w:rPrChange w:id="50" w:author="CHANCEREL Nicolas" w:date="2017-05-18T10:40:00Z">
              <w:rPr>
                <w:rFonts w:ascii="Times New Roman" w:eastAsia="Times New Roman" w:hAnsi="Times New Roman" w:cs="Times New Roman"/>
                <w:sz w:val="24"/>
                <w:szCs w:val="24"/>
                <w:lang w:eastAsia="fr-FR"/>
              </w:rPr>
            </w:rPrChange>
          </w:rPr>
          <w:t>16</w:t>
        </w:r>
        <w:r>
          <w:rPr>
            <w:rFonts w:ascii="Times New Roman" w:eastAsia="Times New Roman" w:hAnsi="Times New Roman" w:cs="Times New Roman"/>
            <w:sz w:val="24"/>
            <w:szCs w:val="24"/>
            <w:lang w:eastAsia="fr-FR"/>
          </w:rPr>
          <w:t xml:space="preserve"> </w:t>
        </w:r>
      </w:ins>
      <w:ins w:id="51" w:author="CHANCEREL Nicolas" w:date="2017-05-18T10:41:00Z">
        <w:r>
          <w:rPr>
            <w:rFonts w:ascii="Times New Roman" w:eastAsia="Times New Roman" w:hAnsi="Times New Roman" w:cs="Times New Roman"/>
            <w:sz w:val="24"/>
            <w:szCs w:val="24"/>
            <w:lang w:eastAsia="fr-FR"/>
          </w:rPr>
          <w:t xml:space="preserve">soit 65536 </w:t>
        </w:r>
      </w:ins>
      <w:ins w:id="52" w:author="CHANCEREL Nicolas" w:date="2017-05-18T10:40:00Z">
        <w:r>
          <w:rPr>
            <w:rFonts w:ascii="Times New Roman" w:eastAsia="Times New Roman" w:hAnsi="Times New Roman" w:cs="Times New Roman"/>
            <w:sz w:val="24"/>
            <w:szCs w:val="24"/>
            <w:lang w:eastAsia="fr-FR"/>
          </w:rPr>
          <w:t>Identifiant possible</w:t>
        </w:r>
      </w:ins>
      <w:ins w:id="53" w:author="CHANCEREL Nicolas" w:date="2017-05-18T10:41:00Z">
        <w:r w:rsidR="00937542">
          <w:rPr>
            <w:rFonts w:ascii="Times New Roman" w:eastAsia="Times New Roman" w:hAnsi="Times New Roman" w:cs="Times New Roman"/>
            <w:sz w:val="24"/>
            <w:szCs w:val="24"/>
            <w:lang w:eastAsia="fr-FR"/>
          </w:rPr>
          <w:t>.</w:t>
        </w:r>
      </w:ins>
    </w:p>
    <w:p w:rsidR="0062133F" w:rsidRPr="0062133F" w:rsidRDefault="0062133F" w:rsidP="0062133F">
      <w:pPr>
        <w:spacing w:after="0" w:line="240" w:lineRule="auto"/>
        <w:rPr>
          <w:ins w:id="54" w:author="CHANCEREL Nicolas" w:date="2017-05-18T10:37:00Z"/>
          <w:rFonts w:ascii="Times New Roman" w:eastAsia="Times New Roman" w:hAnsi="Times New Roman" w:cs="Times New Roman"/>
          <w:sz w:val="24"/>
          <w:szCs w:val="24"/>
          <w:lang w:eastAsia="fr-FR"/>
        </w:rPr>
      </w:pPr>
    </w:p>
    <w:tbl>
      <w:tblPr>
        <w:tblW w:w="0" w:type="auto"/>
        <w:tblCellMar>
          <w:top w:w="15" w:type="dxa"/>
          <w:left w:w="15" w:type="dxa"/>
          <w:bottom w:w="15" w:type="dxa"/>
          <w:right w:w="15" w:type="dxa"/>
        </w:tblCellMar>
        <w:tblLook w:val="04A0" w:firstRow="1" w:lastRow="0" w:firstColumn="1" w:lastColumn="0" w:noHBand="0" w:noVBand="1"/>
        <w:tblPrChange w:id="55" w:author="CHANCEREL Nicolas" w:date="2017-05-18T10:37:00Z">
          <w:tblPr>
            <w:tblW w:w="0" w:type="auto"/>
            <w:tblCellMar>
              <w:top w:w="15" w:type="dxa"/>
              <w:left w:w="15" w:type="dxa"/>
              <w:bottom w:w="15" w:type="dxa"/>
              <w:right w:w="15" w:type="dxa"/>
            </w:tblCellMar>
            <w:tblLook w:val="04A0" w:firstRow="1" w:lastRow="0" w:firstColumn="1" w:lastColumn="0" w:noHBand="0" w:noVBand="1"/>
          </w:tblPr>
        </w:tblPrChange>
      </w:tblPr>
      <w:tblGrid>
        <w:gridCol w:w="1093"/>
        <w:gridCol w:w="653"/>
        <w:gridCol w:w="1693"/>
        <w:gridCol w:w="985"/>
        <w:gridCol w:w="2472"/>
        <w:gridCol w:w="985"/>
        <w:gridCol w:w="1382"/>
        <w:tblGridChange w:id="56">
          <w:tblGrid>
            <w:gridCol w:w="1093"/>
            <w:gridCol w:w="653"/>
            <w:gridCol w:w="1693"/>
            <w:gridCol w:w="985"/>
            <w:gridCol w:w="2472"/>
            <w:gridCol w:w="985"/>
            <w:gridCol w:w="1382"/>
          </w:tblGrid>
        </w:tblGridChange>
      </w:tblGrid>
      <w:tr w:rsidR="0062133F" w:rsidRPr="0062133F" w:rsidTr="0062133F">
        <w:trPr>
          <w:trHeight w:val="465"/>
          <w:ins w:id="57" w:author="CHANCEREL Nicolas" w:date="2017-05-18T10:37:00Z"/>
          <w:trPrChange w:id="58" w:author="CHANCEREL Nicolas" w:date="2017-05-18T10:37:00Z">
            <w:trPr>
              <w:trHeight w:val="465"/>
            </w:trPr>
          </w:trPrChange>
        </w:trPr>
        <w:tc>
          <w:tcPr>
            <w:tcW w:w="0" w:type="auto"/>
            <w:tcMar>
              <w:top w:w="100" w:type="dxa"/>
              <w:left w:w="100" w:type="dxa"/>
              <w:bottom w:w="100" w:type="dxa"/>
              <w:right w:w="100" w:type="dxa"/>
            </w:tcMar>
            <w:hideMark/>
            <w:tcPrChange w:id="59" w:author="CHANCEREL Nicolas" w:date="2017-05-18T10:37:00Z">
              <w:tcPr>
                <w:tcW w:w="0" w:type="auto"/>
                <w:tcMar>
                  <w:top w:w="100" w:type="dxa"/>
                  <w:left w:w="100" w:type="dxa"/>
                  <w:bottom w:w="100" w:type="dxa"/>
                  <w:right w:w="100" w:type="dxa"/>
                </w:tcMar>
                <w:hideMark/>
              </w:tcPr>
            </w:tcPrChange>
          </w:tcPr>
          <w:p w:rsidR="0062133F" w:rsidRPr="0062133F" w:rsidRDefault="0062133F" w:rsidP="0062133F">
            <w:pPr>
              <w:spacing w:after="0" w:line="240" w:lineRule="auto"/>
              <w:rPr>
                <w:ins w:id="60" w:author="CHANCEREL Nicolas" w:date="2017-05-18T10:37:00Z"/>
                <w:rFonts w:ascii="Times New Roman" w:eastAsia="Times New Roman" w:hAnsi="Times New Roman" w:cs="Times New Roman"/>
                <w:sz w:val="24"/>
                <w:szCs w:val="24"/>
                <w:lang w:eastAsia="fr-FR"/>
              </w:rPr>
            </w:pPr>
          </w:p>
        </w:tc>
        <w:tc>
          <w:tcPr>
            <w:tcW w:w="0" w:type="auto"/>
            <w:tcBorders>
              <w:right w:val="single" w:sz="8" w:space="0" w:color="000000"/>
            </w:tcBorders>
            <w:tcMar>
              <w:top w:w="100" w:type="dxa"/>
              <w:left w:w="100" w:type="dxa"/>
              <w:bottom w:w="100" w:type="dxa"/>
              <w:right w:w="100" w:type="dxa"/>
            </w:tcMar>
            <w:hideMark/>
            <w:tcPrChange w:id="61" w:author="CHANCEREL Nicolas" w:date="2017-05-18T10:37:00Z">
              <w:tcPr>
                <w:tcW w:w="0" w:type="auto"/>
                <w:tcBorders>
                  <w:right w:val="single" w:sz="8" w:space="0" w:color="000000"/>
                </w:tcBorders>
                <w:tcMar>
                  <w:top w:w="100" w:type="dxa"/>
                  <w:left w:w="100" w:type="dxa"/>
                  <w:bottom w:w="100" w:type="dxa"/>
                  <w:right w:w="100" w:type="dxa"/>
                </w:tcMar>
                <w:hideMark/>
              </w:tcPr>
            </w:tcPrChange>
          </w:tcPr>
          <w:p w:rsidR="0062133F" w:rsidRPr="0062133F" w:rsidRDefault="0062133F" w:rsidP="0062133F">
            <w:pPr>
              <w:spacing w:after="0" w:line="240" w:lineRule="auto"/>
              <w:rPr>
                <w:ins w:id="62" w:author="CHANCEREL Nicolas" w:date="2017-05-18T10:37:00Z"/>
                <w:rFonts w:ascii="Times New Roman" w:eastAsia="Times New Roman" w:hAnsi="Times New Roman" w:cs="Times New Roman"/>
                <w:sz w:val="24"/>
                <w:szCs w:val="24"/>
                <w:lang w:eastAsia="fr-FR"/>
              </w:rPr>
            </w:pPr>
          </w:p>
        </w:tc>
        <w:tc>
          <w:tcPr>
            <w:tcW w:w="0" w:type="auto"/>
            <w:gridSpan w:val="5"/>
            <w:tcBorders>
              <w:left w:val="single" w:sz="8" w:space="0" w:color="000000"/>
              <w:right w:val="single" w:sz="4" w:space="0" w:color="auto"/>
            </w:tcBorders>
            <w:tcMar>
              <w:top w:w="100" w:type="dxa"/>
              <w:left w:w="100" w:type="dxa"/>
              <w:bottom w:w="100" w:type="dxa"/>
              <w:right w:w="100" w:type="dxa"/>
            </w:tcMar>
            <w:hideMark/>
            <w:tcPrChange w:id="63" w:author="CHANCEREL Nicolas" w:date="2017-05-18T10:37:00Z">
              <w:tcPr>
                <w:tcW w:w="0" w:type="auto"/>
                <w:gridSpan w:val="5"/>
                <w:tcBorders>
                  <w:left w:val="single" w:sz="8" w:space="0" w:color="000000"/>
                </w:tcBorders>
                <w:tcMar>
                  <w:top w:w="100" w:type="dxa"/>
                  <w:left w:w="100" w:type="dxa"/>
                  <w:bottom w:w="100" w:type="dxa"/>
                  <w:right w:w="100" w:type="dxa"/>
                </w:tcMar>
                <w:hideMark/>
              </w:tcPr>
            </w:tcPrChange>
          </w:tcPr>
          <w:p w:rsidR="0062133F" w:rsidRPr="0062133F" w:rsidRDefault="0062133F" w:rsidP="0062133F">
            <w:pPr>
              <w:spacing w:after="0" w:line="240" w:lineRule="auto"/>
              <w:rPr>
                <w:ins w:id="64" w:author="CHANCEREL Nicolas" w:date="2017-05-18T10:37:00Z"/>
                <w:rFonts w:ascii="Times New Roman" w:eastAsia="Times New Roman" w:hAnsi="Times New Roman" w:cs="Times New Roman"/>
                <w:sz w:val="24"/>
                <w:szCs w:val="24"/>
                <w:lang w:eastAsia="fr-FR"/>
              </w:rPr>
            </w:pPr>
          </w:p>
          <w:p w:rsidR="0062133F" w:rsidRPr="0062133F" w:rsidRDefault="0062133F" w:rsidP="0062133F">
            <w:pPr>
              <w:spacing w:after="0" w:line="240" w:lineRule="auto"/>
              <w:jc w:val="center"/>
              <w:rPr>
                <w:ins w:id="65" w:author="CHANCEREL Nicolas" w:date="2017-05-18T10:37:00Z"/>
                <w:rFonts w:ascii="Times New Roman" w:eastAsia="Times New Roman" w:hAnsi="Times New Roman" w:cs="Times New Roman"/>
                <w:sz w:val="24"/>
                <w:szCs w:val="24"/>
                <w:lang w:eastAsia="fr-FR"/>
              </w:rPr>
            </w:pPr>
            <w:ins w:id="66" w:author="CHANCEREL Nicolas" w:date="2017-05-18T10:37:00Z">
              <w:r w:rsidRPr="0062133F">
                <w:rPr>
                  <w:rFonts w:ascii="Roboto" w:eastAsia="Times New Roman" w:hAnsi="Roboto" w:cs="Times New Roman"/>
                  <w:color w:val="000000"/>
                  <w:lang w:eastAsia="fr-FR"/>
                </w:rPr>
                <w:t>&lt; - - - - - - - - - - - - - - - - - - - - - - - - -   </w:t>
              </w:r>
              <w:r w:rsidRPr="0062133F">
                <w:rPr>
                  <w:rFonts w:ascii="Roboto" w:eastAsia="Times New Roman" w:hAnsi="Roboto" w:cs="Times New Roman"/>
                  <w:b/>
                  <w:bCs/>
                  <w:color w:val="000000"/>
                  <w:sz w:val="16"/>
                  <w:szCs w:val="16"/>
                  <w:lang w:eastAsia="fr-FR"/>
                </w:rPr>
                <w:t>253o</w:t>
              </w:r>
              <w:r w:rsidRPr="0062133F">
                <w:rPr>
                  <w:rFonts w:ascii="Roboto" w:eastAsia="Times New Roman" w:hAnsi="Roboto" w:cs="Times New Roman"/>
                  <w:color w:val="000000"/>
                  <w:lang w:eastAsia="fr-FR"/>
                </w:rPr>
                <w:t xml:space="preserve">  - - - - - </w:t>
              </w:r>
              <w:r>
                <w:rPr>
                  <w:rFonts w:ascii="Roboto" w:eastAsia="Times New Roman" w:hAnsi="Roboto" w:cs="Times New Roman"/>
                  <w:color w:val="000000"/>
                  <w:lang w:eastAsia="fr-FR"/>
                </w:rPr>
                <w:t>- - - - - - - - - - - - - - - -</w:t>
              </w:r>
              <w:r w:rsidRPr="0062133F">
                <w:rPr>
                  <w:rFonts w:ascii="Roboto" w:eastAsia="Times New Roman" w:hAnsi="Roboto" w:cs="Times New Roman"/>
                  <w:color w:val="000000"/>
                  <w:lang w:eastAsia="fr-FR"/>
                </w:rPr>
                <w:t>- - &gt;</w:t>
              </w:r>
            </w:ins>
          </w:p>
        </w:tc>
      </w:tr>
      <w:tr w:rsidR="0062133F" w:rsidRPr="0062133F" w:rsidTr="0062133F">
        <w:trPr>
          <w:ins w:id="67" w:author="CHANCEREL Nicolas" w:date="2017-05-18T10:37:00Z"/>
        </w:trPr>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ins w:id="68" w:author="CHANCEREL Nicolas" w:date="2017-05-18T10:37:00Z"/>
                <w:rFonts w:ascii="Times New Roman" w:eastAsia="Times New Roman" w:hAnsi="Times New Roman" w:cs="Times New Roman"/>
                <w:sz w:val="24"/>
                <w:szCs w:val="24"/>
                <w:lang w:eastAsia="fr-FR"/>
              </w:rPr>
            </w:pPr>
            <w:ins w:id="69" w:author="CHANCEREL Nicolas" w:date="2017-05-18T10:37:00Z">
              <w:r w:rsidRPr="0062133F">
                <w:rPr>
                  <w:rFonts w:ascii="Roboto" w:eastAsia="Times New Roman" w:hAnsi="Roboto" w:cs="Times New Roman"/>
                  <w:b/>
                  <w:bCs/>
                  <w:color w:val="000000"/>
                  <w:sz w:val="16"/>
                  <w:szCs w:val="16"/>
                  <w:lang w:eastAsia="fr-FR"/>
                </w:rPr>
                <w:t>2o</w:t>
              </w:r>
            </w:ins>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ins w:id="70" w:author="CHANCEREL Nicolas" w:date="2017-05-18T10:37:00Z"/>
                <w:rFonts w:ascii="Times New Roman" w:eastAsia="Times New Roman" w:hAnsi="Times New Roman" w:cs="Times New Roman"/>
                <w:sz w:val="24"/>
                <w:szCs w:val="24"/>
                <w:lang w:eastAsia="fr-FR"/>
              </w:rPr>
            </w:pPr>
            <w:ins w:id="71" w:author="CHANCEREL Nicolas" w:date="2017-05-18T10:37:00Z">
              <w:r w:rsidRPr="0062133F">
                <w:rPr>
                  <w:rFonts w:ascii="Roboto" w:eastAsia="Times New Roman" w:hAnsi="Roboto" w:cs="Times New Roman"/>
                  <w:b/>
                  <w:bCs/>
                  <w:color w:val="000000"/>
                  <w:sz w:val="16"/>
                  <w:szCs w:val="16"/>
                  <w:lang w:eastAsia="fr-FR"/>
                </w:rPr>
                <w:t>1o</w:t>
              </w:r>
            </w:ins>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rPr>
                <w:ins w:id="72" w:author="CHANCEREL Nicolas" w:date="2017-05-18T10:37:00Z"/>
                <w:rFonts w:ascii="Times New Roman" w:eastAsia="Times New Roman" w:hAnsi="Times New Roman" w:cs="Times New Roman"/>
                <w:sz w:val="24"/>
                <w:szCs w:val="24"/>
                <w:lang w:eastAsia="fr-FR"/>
              </w:rPr>
            </w:pP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ins w:id="73" w:author="CHANCEREL Nicolas" w:date="2017-05-18T10:37:00Z"/>
                <w:rFonts w:ascii="Times New Roman" w:eastAsia="Times New Roman" w:hAnsi="Times New Roman" w:cs="Times New Roman"/>
                <w:sz w:val="24"/>
                <w:szCs w:val="24"/>
                <w:lang w:eastAsia="fr-FR"/>
              </w:rPr>
            </w:pPr>
            <w:ins w:id="74" w:author="CHANCEREL Nicolas" w:date="2017-05-18T10:37:00Z">
              <w:r w:rsidRPr="0062133F">
                <w:rPr>
                  <w:rFonts w:ascii="Roboto" w:eastAsia="Times New Roman" w:hAnsi="Roboto" w:cs="Times New Roman"/>
                  <w:b/>
                  <w:bCs/>
                  <w:color w:val="000000"/>
                  <w:sz w:val="16"/>
                  <w:szCs w:val="16"/>
                  <w:lang w:eastAsia="fr-FR"/>
                </w:rPr>
                <w:t>1o</w:t>
              </w:r>
            </w:ins>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rPr>
                <w:ins w:id="75" w:author="CHANCEREL Nicolas" w:date="2017-05-18T10:37:00Z"/>
                <w:rFonts w:ascii="Times New Roman" w:eastAsia="Times New Roman" w:hAnsi="Times New Roman" w:cs="Times New Roman"/>
                <w:sz w:val="24"/>
                <w:szCs w:val="24"/>
                <w:lang w:eastAsia="fr-FR"/>
              </w:rPr>
            </w:pP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ins w:id="76" w:author="CHANCEREL Nicolas" w:date="2017-05-18T10:37:00Z"/>
                <w:rFonts w:ascii="Times New Roman" w:eastAsia="Times New Roman" w:hAnsi="Times New Roman" w:cs="Times New Roman"/>
                <w:sz w:val="24"/>
                <w:szCs w:val="24"/>
                <w:lang w:eastAsia="fr-FR"/>
              </w:rPr>
            </w:pPr>
            <w:ins w:id="77" w:author="CHANCEREL Nicolas" w:date="2017-05-18T10:37:00Z">
              <w:r w:rsidRPr="0062133F">
                <w:rPr>
                  <w:rFonts w:ascii="Roboto" w:eastAsia="Times New Roman" w:hAnsi="Roboto" w:cs="Times New Roman"/>
                  <w:b/>
                  <w:bCs/>
                  <w:color w:val="000000"/>
                  <w:sz w:val="16"/>
                  <w:szCs w:val="16"/>
                  <w:lang w:eastAsia="fr-FR"/>
                </w:rPr>
                <w:t>1o</w:t>
              </w:r>
            </w:ins>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rPr>
                <w:ins w:id="78" w:author="CHANCEREL Nicolas" w:date="2017-05-18T10:37:00Z"/>
                <w:rFonts w:ascii="Times New Roman" w:eastAsia="Times New Roman" w:hAnsi="Times New Roman" w:cs="Times New Roman"/>
                <w:sz w:val="24"/>
                <w:szCs w:val="24"/>
                <w:lang w:eastAsia="fr-FR"/>
              </w:rPr>
            </w:pPr>
          </w:p>
        </w:tc>
      </w:tr>
      <w:tr w:rsidR="0062133F" w:rsidRPr="0062133F" w:rsidTr="0062133F">
        <w:trPr>
          <w:ins w:id="79" w:author="CHANCEREL Nicolas" w:date="2017-05-18T10:37:00Z"/>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ins w:id="80" w:author="CHANCEREL Nicolas" w:date="2017-05-18T10:37:00Z"/>
                <w:rFonts w:ascii="Times New Roman" w:eastAsia="Times New Roman" w:hAnsi="Times New Roman" w:cs="Times New Roman"/>
                <w:sz w:val="24"/>
                <w:szCs w:val="24"/>
                <w:lang w:eastAsia="fr-FR"/>
              </w:rPr>
            </w:pPr>
            <w:proofErr w:type="spellStart"/>
            <w:ins w:id="81" w:author="CHANCEREL Nicolas" w:date="2017-05-18T10:37:00Z">
              <w:r w:rsidRPr="0062133F">
                <w:rPr>
                  <w:rFonts w:ascii="Roboto" w:eastAsia="Times New Roman" w:hAnsi="Roboto" w:cs="Times New Roman"/>
                  <w:color w:val="000000"/>
                  <w:lang w:eastAsia="fr-FR"/>
                </w:rPr>
                <w:t>TagRFID</w:t>
              </w:r>
              <w:proofErr w:type="spellEnd"/>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ins w:id="82" w:author="CHANCEREL Nicolas" w:date="2017-05-18T10:37:00Z"/>
                <w:rFonts w:ascii="Times New Roman" w:eastAsia="Times New Roman" w:hAnsi="Times New Roman" w:cs="Times New Roman"/>
                <w:sz w:val="24"/>
                <w:szCs w:val="24"/>
                <w:lang w:eastAsia="fr-FR"/>
              </w:rPr>
            </w:pPr>
            <w:proofErr w:type="spellStart"/>
            <w:ins w:id="83" w:author="CHANCEREL Nicolas" w:date="2017-05-18T10:37:00Z">
              <w:r w:rsidRPr="0062133F">
                <w:rPr>
                  <w:rFonts w:ascii="Roboto" w:eastAsia="Times New Roman" w:hAnsi="Roboto" w:cs="Times New Roman"/>
                  <w:color w:val="000000"/>
                  <w:lang w:eastAsia="fr-FR"/>
                </w:rPr>
                <w:t>Role</w:t>
              </w:r>
              <w:proofErr w:type="spellEnd"/>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ins w:id="84" w:author="CHANCEREL Nicolas" w:date="2017-05-18T10:37:00Z"/>
                <w:rFonts w:ascii="Times New Roman" w:eastAsia="Times New Roman" w:hAnsi="Times New Roman" w:cs="Times New Roman"/>
                <w:sz w:val="24"/>
                <w:szCs w:val="24"/>
                <w:lang w:eastAsia="fr-FR"/>
              </w:rPr>
            </w:pPr>
            <w:ins w:id="85" w:author="CHANCEREL Nicolas" w:date="2017-05-18T10:37:00Z">
              <w:r w:rsidRPr="0062133F">
                <w:rPr>
                  <w:rFonts w:ascii="Roboto" w:eastAsia="Times New Roman" w:hAnsi="Roboto" w:cs="Times New Roman"/>
                  <w:color w:val="000000"/>
                  <w:lang w:eastAsia="fr-FR"/>
                </w:rPr>
                <w:t>Nom</w:t>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ins w:id="86" w:author="CHANCEREL Nicolas" w:date="2017-05-18T10:37:00Z"/>
                <w:rFonts w:ascii="Times New Roman" w:eastAsia="Times New Roman" w:hAnsi="Times New Roman" w:cs="Times New Roman"/>
                <w:sz w:val="24"/>
                <w:szCs w:val="24"/>
                <w:lang w:eastAsia="fr-FR"/>
              </w:rPr>
            </w:pPr>
            <w:ins w:id="87" w:author="CHANCEREL Nicolas" w:date="2017-05-18T10:37:00Z">
              <w:r w:rsidRPr="0062133F">
                <w:rPr>
                  <w:rFonts w:ascii="Roboto" w:eastAsia="Times New Roman" w:hAnsi="Roboto" w:cs="Times New Roman"/>
                  <w:color w:val="000000"/>
                  <w:lang w:eastAsia="fr-FR"/>
                </w:rPr>
                <w:t>#</w:t>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ins w:id="88" w:author="CHANCEREL Nicolas" w:date="2017-05-18T10:37:00Z"/>
                <w:rFonts w:ascii="Times New Roman" w:eastAsia="Times New Roman" w:hAnsi="Times New Roman" w:cs="Times New Roman"/>
                <w:sz w:val="24"/>
                <w:szCs w:val="24"/>
                <w:lang w:eastAsia="fr-FR"/>
              </w:rPr>
            </w:pPr>
            <w:ins w:id="89" w:author="CHANCEREL Nicolas" w:date="2017-05-18T10:37:00Z">
              <w:r w:rsidRPr="0062133F">
                <w:rPr>
                  <w:rFonts w:ascii="Roboto" w:eastAsia="Times New Roman" w:hAnsi="Roboto" w:cs="Times New Roman"/>
                  <w:color w:val="000000"/>
                  <w:lang w:eastAsia="fr-FR"/>
                </w:rPr>
                <w:t>Prénom</w:t>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ins w:id="90" w:author="CHANCEREL Nicolas" w:date="2017-05-18T10:37:00Z"/>
                <w:rFonts w:ascii="Times New Roman" w:eastAsia="Times New Roman" w:hAnsi="Times New Roman" w:cs="Times New Roman"/>
                <w:sz w:val="24"/>
                <w:szCs w:val="24"/>
                <w:lang w:eastAsia="fr-FR"/>
              </w:rPr>
            </w:pPr>
            <w:ins w:id="91" w:author="CHANCEREL Nicolas" w:date="2017-05-18T10:37:00Z">
              <w:r w:rsidRPr="0062133F">
                <w:rPr>
                  <w:rFonts w:ascii="Roboto" w:eastAsia="Times New Roman" w:hAnsi="Roboto" w:cs="Times New Roman"/>
                  <w:color w:val="000000"/>
                  <w:lang w:eastAsia="fr-FR"/>
                </w:rPr>
                <w:t>$</w:t>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ins w:id="92" w:author="CHANCEREL Nicolas" w:date="2017-05-18T10:37:00Z"/>
                <w:rFonts w:ascii="Times New Roman" w:eastAsia="Times New Roman" w:hAnsi="Times New Roman" w:cs="Times New Roman"/>
                <w:sz w:val="24"/>
                <w:szCs w:val="24"/>
                <w:lang w:eastAsia="fr-FR"/>
              </w:rPr>
            </w:pPr>
            <w:proofErr w:type="spellStart"/>
            <w:ins w:id="93" w:author="CHANCEREL Nicolas" w:date="2017-05-18T10:37:00Z">
              <w:r w:rsidRPr="0062133F">
                <w:rPr>
                  <w:rFonts w:ascii="Roboto" w:eastAsia="Times New Roman" w:hAnsi="Roboto" w:cs="Times New Roman"/>
                  <w:color w:val="000000"/>
                  <w:lang w:eastAsia="fr-FR"/>
                </w:rPr>
                <w:t>null</w:t>
              </w:r>
              <w:proofErr w:type="spellEnd"/>
            </w:ins>
          </w:p>
        </w:tc>
      </w:tr>
    </w:tbl>
    <w:p w:rsidR="004A395C" w:rsidRDefault="004A395C" w:rsidP="004A395C">
      <w:pPr>
        <w:rPr>
          <w:sz w:val="24"/>
          <w:szCs w:val="24"/>
        </w:rPr>
      </w:pPr>
    </w:p>
    <w:p w:rsidR="004A395C" w:rsidRPr="00146FD7" w:rsidRDefault="004A395C" w:rsidP="004A395C">
      <w:pPr>
        <w:rPr>
          <w:sz w:val="32"/>
          <w:szCs w:val="24"/>
          <w:u w:val="single"/>
        </w:rPr>
      </w:pPr>
      <w:del w:id="94" w:author="CHANCEREL Nicolas" w:date="2017-05-18T10:07:00Z">
        <w:r w:rsidRPr="00146FD7" w:rsidDel="00C539EE">
          <w:rPr>
            <w:sz w:val="32"/>
            <w:szCs w:val="24"/>
            <w:u w:val="single"/>
          </w:rPr>
          <w:delText>Thread de récupération du badge RFID</w:delText>
        </w:r>
      </w:del>
      <w:ins w:id="95" w:author="CHANCEREL Nicolas" w:date="2017-05-18T10:07:00Z">
        <w:r w:rsidR="00C539EE">
          <w:rPr>
            <w:sz w:val="32"/>
            <w:szCs w:val="24"/>
            <w:u w:val="single"/>
          </w:rPr>
          <w:t>Constructeur de la fenêtre « PopUpRFID »</w:t>
        </w:r>
      </w:ins>
      <w:r w:rsidRPr="00146FD7">
        <w:rPr>
          <w:sz w:val="32"/>
          <w:szCs w:val="24"/>
          <w:u w:val="single"/>
        </w:rPr>
        <w:t xml:space="preserve"> :</w:t>
      </w:r>
    </w:p>
    <w:p w:rsidR="00C539EE" w:rsidRPr="00C539EE" w:rsidRDefault="004D78ED" w:rsidP="00C539EE">
      <w:pPr>
        <w:autoSpaceDE w:val="0"/>
        <w:autoSpaceDN w:val="0"/>
        <w:adjustRightInd w:val="0"/>
        <w:spacing w:after="0" w:line="240" w:lineRule="auto"/>
        <w:rPr>
          <w:ins w:id="96" w:author="CHANCEREL Nicolas" w:date="2017-05-18T10:03:00Z"/>
          <w:rFonts w:ascii="Consolas" w:hAnsi="Consolas" w:cs="Consolas"/>
          <w:color w:val="000000"/>
          <w:sz w:val="19"/>
          <w:szCs w:val="19"/>
          <w:rPrChange w:id="97" w:author="CHANCEREL Nicolas" w:date="2017-05-18T10:07:00Z">
            <w:rPr>
              <w:ins w:id="98" w:author="CHANCEREL Nicolas" w:date="2017-05-18T10:03:00Z"/>
              <w:rFonts w:ascii="Consolas" w:hAnsi="Consolas" w:cs="Consolas"/>
              <w:color w:val="000000"/>
              <w:sz w:val="19"/>
              <w:szCs w:val="19"/>
              <w:lang w:val="en-US"/>
            </w:rPr>
          </w:rPrChange>
        </w:rPr>
      </w:pPr>
      <w:ins w:id="99" w:author="CHANCEREL Nicolas" w:date="2017-05-18T10:04:00Z">
        <w:r>
          <w:rPr>
            <w:rFonts w:ascii="Consolas" w:hAnsi="Consolas" w:cs="Consolas"/>
            <w:noProof/>
            <w:color w:val="000000"/>
            <w:sz w:val="19"/>
            <w:szCs w:val="19"/>
            <w:lang w:eastAsia="fr-FR"/>
          </w:rPr>
          <w:pict>
            <v:roundrect id="_x0000_s1058" style="position:absolute;margin-left:.95pt;margin-top:5.65pt;width:452.25pt;height:161.5pt;z-index:251672064" arcsize="2785f" filled="f" fillcolor="white [3201]" strokecolor="#00b050" strokeweight="1pt">
              <v:stroke dashstyle="dash"/>
              <v:shadow color="#868686"/>
            </v:roundrect>
          </w:pict>
        </w:r>
      </w:ins>
      <w:ins w:id="100" w:author="CHANCEREL Nicolas" w:date="2017-05-18T10:03:00Z">
        <w:r w:rsidR="00C539EE" w:rsidRPr="00C539EE">
          <w:rPr>
            <w:rFonts w:ascii="Consolas" w:hAnsi="Consolas" w:cs="Consolas"/>
            <w:color w:val="000000"/>
            <w:sz w:val="19"/>
            <w:szCs w:val="19"/>
          </w:rPr>
          <w:t xml:space="preserve">   </w:t>
        </w:r>
      </w:ins>
    </w:p>
    <w:p w:rsidR="00C539EE" w:rsidRPr="00C539EE" w:rsidRDefault="00C539EE" w:rsidP="00C539EE">
      <w:pPr>
        <w:autoSpaceDE w:val="0"/>
        <w:autoSpaceDN w:val="0"/>
        <w:adjustRightInd w:val="0"/>
        <w:spacing w:after="0" w:line="240" w:lineRule="auto"/>
        <w:rPr>
          <w:ins w:id="101" w:author="CHANCEREL Nicolas" w:date="2017-05-18T10:03:00Z"/>
          <w:rFonts w:ascii="Consolas" w:hAnsi="Consolas" w:cs="Consolas"/>
          <w:color w:val="000000"/>
          <w:sz w:val="19"/>
          <w:szCs w:val="19"/>
          <w:lang w:val="en-US"/>
          <w:rPrChange w:id="102" w:author="CHANCEREL Nicolas" w:date="2017-05-18T10:03:00Z">
            <w:rPr>
              <w:ins w:id="103" w:author="CHANCEREL Nicolas" w:date="2017-05-18T10:03:00Z"/>
              <w:rFonts w:ascii="Consolas" w:hAnsi="Consolas" w:cs="Consolas"/>
              <w:color w:val="000000"/>
              <w:sz w:val="19"/>
              <w:szCs w:val="19"/>
            </w:rPr>
          </w:rPrChange>
        </w:rPr>
      </w:pPr>
      <w:ins w:id="104" w:author="CHANCEREL Nicolas" w:date="2017-05-18T10:03:00Z">
        <w:r w:rsidRPr="00C539EE">
          <w:rPr>
            <w:rFonts w:ascii="Consolas" w:hAnsi="Consolas" w:cs="Consolas"/>
            <w:color w:val="000000"/>
            <w:sz w:val="19"/>
            <w:szCs w:val="19"/>
            <w:rPrChange w:id="105" w:author="CHANCEREL Nicolas" w:date="2017-05-18T10:07:00Z">
              <w:rPr>
                <w:rFonts w:ascii="Consolas" w:hAnsi="Consolas" w:cs="Consolas"/>
                <w:color w:val="000000"/>
                <w:sz w:val="19"/>
                <w:szCs w:val="19"/>
                <w:lang w:val="en-US"/>
              </w:rPr>
            </w:rPrChange>
          </w:rPr>
          <w:t xml:space="preserve">   </w:t>
        </w:r>
        <w:r w:rsidRPr="00C539EE">
          <w:rPr>
            <w:rFonts w:ascii="Consolas" w:hAnsi="Consolas" w:cs="Consolas"/>
            <w:color w:val="000000"/>
            <w:sz w:val="19"/>
            <w:szCs w:val="19"/>
          </w:rPr>
          <w:t xml:space="preserve"> </w:t>
        </w:r>
        <w:r w:rsidRPr="00C539EE">
          <w:rPr>
            <w:rFonts w:ascii="Consolas" w:hAnsi="Consolas" w:cs="Consolas"/>
            <w:color w:val="808080"/>
            <w:sz w:val="19"/>
            <w:szCs w:val="19"/>
            <w:lang w:val="en-US"/>
            <w:rPrChange w:id="106" w:author="CHANCEREL Nicolas" w:date="2017-05-18T10:03:00Z">
              <w:rPr>
                <w:rFonts w:ascii="Consolas" w:hAnsi="Consolas" w:cs="Consolas"/>
                <w:color w:val="808080"/>
                <w:sz w:val="19"/>
                <w:szCs w:val="19"/>
              </w:rPr>
            </w:rPrChange>
          </w:rPr>
          <w:t>#region</w:t>
        </w:r>
        <w:r w:rsidRPr="00C539EE">
          <w:rPr>
            <w:rFonts w:ascii="Consolas" w:hAnsi="Consolas" w:cs="Consolas"/>
            <w:color w:val="000000"/>
            <w:sz w:val="19"/>
            <w:szCs w:val="19"/>
            <w:lang w:val="en-US"/>
            <w:rPrChange w:id="107" w:author="CHANCEREL Nicolas" w:date="2017-05-18T10:03:00Z">
              <w:rPr>
                <w:rFonts w:ascii="Consolas" w:hAnsi="Consolas" w:cs="Consolas"/>
                <w:color w:val="000000"/>
                <w:sz w:val="19"/>
                <w:szCs w:val="19"/>
              </w:rPr>
            </w:rPrChange>
          </w:rPr>
          <w:t xml:space="preserve"> MAIN</w:t>
        </w:r>
      </w:ins>
    </w:p>
    <w:p w:rsidR="00C539EE" w:rsidRPr="00C539EE" w:rsidRDefault="00C539EE" w:rsidP="00C539EE">
      <w:pPr>
        <w:autoSpaceDE w:val="0"/>
        <w:autoSpaceDN w:val="0"/>
        <w:adjustRightInd w:val="0"/>
        <w:spacing w:after="0" w:line="240" w:lineRule="auto"/>
        <w:rPr>
          <w:ins w:id="108" w:author="CHANCEREL Nicolas" w:date="2017-05-18T10:03:00Z"/>
          <w:rFonts w:ascii="Consolas" w:hAnsi="Consolas" w:cs="Consolas"/>
          <w:color w:val="000000"/>
          <w:sz w:val="19"/>
          <w:szCs w:val="19"/>
          <w:lang w:val="en-US"/>
          <w:rPrChange w:id="109" w:author="CHANCEREL Nicolas" w:date="2017-05-18T10:03:00Z">
            <w:rPr>
              <w:ins w:id="110" w:author="CHANCEREL Nicolas" w:date="2017-05-18T10:03:00Z"/>
              <w:rFonts w:ascii="Consolas" w:hAnsi="Consolas" w:cs="Consolas"/>
              <w:color w:val="000000"/>
              <w:sz w:val="19"/>
              <w:szCs w:val="19"/>
            </w:rPr>
          </w:rPrChange>
        </w:rPr>
      </w:pPr>
      <w:ins w:id="111" w:author="CHANCEREL Nicolas" w:date="2017-05-18T10:03:00Z">
        <w:r w:rsidRPr="00C539EE">
          <w:rPr>
            <w:rFonts w:ascii="Consolas" w:hAnsi="Consolas" w:cs="Consolas"/>
            <w:color w:val="000000"/>
            <w:sz w:val="19"/>
            <w:szCs w:val="19"/>
            <w:lang w:val="en-US"/>
            <w:rPrChange w:id="112" w:author="CHANCEREL Nicolas" w:date="2017-05-18T10:03:00Z">
              <w:rPr>
                <w:rFonts w:ascii="Consolas" w:hAnsi="Consolas" w:cs="Consolas"/>
                <w:color w:val="000000"/>
                <w:sz w:val="19"/>
                <w:szCs w:val="19"/>
              </w:rPr>
            </w:rPrChange>
          </w:rPr>
          <w:t xml:space="preserve">    </w:t>
        </w:r>
        <w:r w:rsidRPr="00C539EE">
          <w:rPr>
            <w:rFonts w:ascii="Consolas" w:hAnsi="Consolas" w:cs="Consolas"/>
            <w:color w:val="0000FF"/>
            <w:sz w:val="19"/>
            <w:szCs w:val="19"/>
            <w:lang w:val="en-US"/>
            <w:rPrChange w:id="113" w:author="CHANCEREL Nicolas" w:date="2017-05-18T10:03:00Z">
              <w:rPr>
                <w:rFonts w:ascii="Consolas" w:hAnsi="Consolas" w:cs="Consolas"/>
                <w:color w:val="0000FF"/>
                <w:sz w:val="19"/>
                <w:szCs w:val="19"/>
              </w:rPr>
            </w:rPrChange>
          </w:rPr>
          <w:t>public</w:t>
        </w:r>
        <w:r w:rsidRPr="00C539EE">
          <w:rPr>
            <w:rFonts w:ascii="Consolas" w:hAnsi="Consolas" w:cs="Consolas"/>
            <w:color w:val="000000"/>
            <w:sz w:val="19"/>
            <w:szCs w:val="19"/>
            <w:lang w:val="en-US"/>
            <w:rPrChange w:id="114" w:author="CHANCEREL Nicolas" w:date="2017-05-18T10:03:00Z">
              <w:rPr>
                <w:rFonts w:ascii="Consolas" w:hAnsi="Consolas" w:cs="Consolas"/>
                <w:color w:val="000000"/>
                <w:sz w:val="19"/>
                <w:szCs w:val="19"/>
              </w:rPr>
            </w:rPrChange>
          </w:rPr>
          <w:t xml:space="preserve"> PopUpRFID(</w:t>
        </w:r>
        <w:r w:rsidRPr="00C539EE">
          <w:rPr>
            <w:rFonts w:ascii="Consolas" w:hAnsi="Consolas" w:cs="Consolas"/>
            <w:color w:val="0000FF"/>
            <w:sz w:val="19"/>
            <w:szCs w:val="19"/>
            <w:lang w:val="en-US"/>
            <w:rPrChange w:id="115" w:author="CHANCEREL Nicolas" w:date="2017-05-18T10:03:00Z">
              <w:rPr>
                <w:rFonts w:ascii="Consolas" w:hAnsi="Consolas" w:cs="Consolas"/>
                <w:color w:val="0000FF"/>
                <w:sz w:val="19"/>
                <w:szCs w:val="19"/>
              </w:rPr>
            </w:rPrChange>
          </w:rPr>
          <w:t>byte</w:t>
        </w:r>
        <w:r w:rsidRPr="00C539EE">
          <w:rPr>
            <w:rFonts w:ascii="Consolas" w:hAnsi="Consolas" w:cs="Consolas"/>
            <w:color w:val="000000"/>
            <w:sz w:val="19"/>
            <w:szCs w:val="19"/>
            <w:lang w:val="en-US"/>
            <w:rPrChange w:id="116" w:author="CHANCEREL Nicolas" w:date="2017-05-18T10:03:00Z">
              <w:rPr>
                <w:rFonts w:ascii="Consolas" w:hAnsi="Consolas" w:cs="Consolas"/>
                <w:color w:val="000000"/>
                <w:sz w:val="19"/>
                <w:szCs w:val="19"/>
              </w:rPr>
            </w:rPrChange>
          </w:rPr>
          <w:t xml:space="preserve"> _Hvalues, </w:t>
        </w:r>
        <w:r w:rsidRPr="00C539EE">
          <w:rPr>
            <w:rFonts w:ascii="Consolas" w:hAnsi="Consolas" w:cs="Consolas"/>
            <w:color w:val="0000FF"/>
            <w:sz w:val="19"/>
            <w:szCs w:val="19"/>
            <w:lang w:val="en-US"/>
            <w:rPrChange w:id="117" w:author="CHANCEREL Nicolas" w:date="2017-05-18T10:03:00Z">
              <w:rPr>
                <w:rFonts w:ascii="Consolas" w:hAnsi="Consolas" w:cs="Consolas"/>
                <w:color w:val="0000FF"/>
                <w:sz w:val="19"/>
                <w:szCs w:val="19"/>
              </w:rPr>
            </w:rPrChange>
          </w:rPr>
          <w:t>byte</w:t>
        </w:r>
        <w:r w:rsidRPr="00C539EE">
          <w:rPr>
            <w:rFonts w:ascii="Consolas" w:hAnsi="Consolas" w:cs="Consolas"/>
            <w:color w:val="000000"/>
            <w:sz w:val="19"/>
            <w:szCs w:val="19"/>
            <w:lang w:val="en-US"/>
            <w:rPrChange w:id="118" w:author="CHANCEREL Nicolas" w:date="2017-05-18T10:03:00Z">
              <w:rPr>
                <w:rFonts w:ascii="Consolas" w:hAnsi="Consolas" w:cs="Consolas"/>
                <w:color w:val="000000"/>
                <w:sz w:val="19"/>
                <w:szCs w:val="19"/>
              </w:rPr>
            </w:rPrChange>
          </w:rPr>
          <w:t xml:space="preserve"> _Lvalues)</w:t>
        </w:r>
      </w:ins>
    </w:p>
    <w:p w:rsidR="00C539EE" w:rsidRPr="00C539EE" w:rsidRDefault="00C539EE" w:rsidP="00C539EE">
      <w:pPr>
        <w:autoSpaceDE w:val="0"/>
        <w:autoSpaceDN w:val="0"/>
        <w:adjustRightInd w:val="0"/>
        <w:spacing w:after="0" w:line="240" w:lineRule="auto"/>
        <w:rPr>
          <w:ins w:id="119" w:author="CHANCEREL Nicolas" w:date="2017-05-18T10:03:00Z"/>
          <w:rFonts w:ascii="Consolas" w:hAnsi="Consolas" w:cs="Consolas"/>
          <w:color w:val="000000"/>
          <w:sz w:val="19"/>
          <w:szCs w:val="19"/>
          <w:lang w:val="en-US"/>
          <w:rPrChange w:id="120" w:author="CHANCEREL Nicolas" w:date="2017-05-18T10:03:00Z">
            <w:rPr>
              <w:ins w:id="121" w:author="CHANCEREL Nicolas" w:date="2017-05-18T10:03:00Z"/>
              <w:rFonts w:ascii="Consolas" w:hAnsi="Consolas" w:cs="Consolas"/>
              <w:color w:val="000000"/>
              <w:sz w:val="19"/>
              <w:szCs w:val="19"/>
            </w:rPr>
          </w:rPrChange>
        </w:rPr>
      </w:pPr>
      <w:ins w:id="122" w:author="CHANCEREL Nicolas" w:date="2017-05-18T10:03:00Z">
        <w:r w:rsidRPr="00C539EE">
          <w:rPr>
            <w:rFonts w:ascii="Consolas" w:hAnsi="Consolas" w:cs="Consolas"/>
            <w:color w:val="000000"/>
            <w:sz w:val="19"/>
            <w:szCs w:val="19"/>
            <w:lang w:val="en-US"/>
            <w:rPrChange w:id="123" w:author="CHANCEREL Nicolas" w:date="2017-05-18T10:03:00Z">
              <w:rPr>
                <w:rFonts w:ascii="Consolas" w:hAnsi="Consolas" w:cs="Consolas"/>
                <w:color w:val="000000"/>
                <w:sz w:val="19"/>
                <w:szCs w:val="19"/>
              </w:rPr>
            </w:rPrChange>
          </w:rPr>
          <w:t xml:space="preserve">    {</w:t>
        </w:r>
      </w:ins>
    </w:p>
    <w:p w:rsidR="00C539EE" w:rsidRPr="00C539EE" w:rsidRDefault="00C539EE" w:rsidP="00C539EE">
      <w:pPr>
        <w:autoSpaceDE w:val="0"/>
        <w:autoSpaceDN w:val="0"/>
        <w:adjustRightInd w:val="0"/>
        <w:spacing w:after="0" w:line="240" w:lineRule="auto"/>
        <w:rPr>
          <w:ins w:id="124" w:author="CHANCEREL Nicolas" w:date="2017-05-18T10:03:00Z"/>
          <w:rFonts w:ascii="Consolas" w:hAnsi="Consolas" w:cs="Consolas"/>
          <w:color w:val="000000"/>
          <w:sz w:val="19"/>
          <w:szCs w:val="19"/>
          <w:lang w:val="en-US"/>
          <w:rPrChange w:id="125" w:author="CHANCEREL Nicolas" w:date="2017-05-18T10:03:00Z">
            <w:rPr>
              <w:ins w:id="126" w:author="CHANCEREL Nicolas" w:date="2017-05-18T10:03:00Z"/>
              <w:rFonts w:ascii="Consolas" w:hAnsi="Consolas" w:cs="Consolas"/>
              <w:color w:val="000000"/>
              <w:sz w:val="19"/>
              <w:szCs w:val="19"/>
            </w:rPr>
          </w:rPrChange>
        </w:rPr>
      </w:pPr>
      <w:ins w:id="127" w:author="CHANCEREL Nicolas" w:date="2017-05-18T10:03:00Z">
        <w:r w:rsidRPr="00C539EE">
          <w:rPr>
            <w:rFonts w:ascii="Consolas" w:hAnsi="Consolas" w:cs="Consolas"/>
            <w:color w:val="000000"/>
            <w:sz w:val="19"/>
            <w:szCs w:val="19"/>
            <w:lang w:val="en-US"/>
            <w:rPrChange w:id="128" w:author="CHANCEREL Nicolas" w:date="2017-05-18T10:03:00Z">
              <w:rPr>
                <w:rFonts w:ascii="Consolas" w:hAnsi="Consolas" w:cs="Consolas"/>
                <w:color w:val="000000"/>
                <w:sz w:val="19"/>
                <w:szCs w:val="19"/>
              </w:rPr>
            </w:rPrChange>
          </w:rPr>
          <w:t xml:space="preserve">        </w:t>
        </w:r>
        <w:proofErr w:type="spellStart"/>
        <w:r w:rsidRPr="00C539EE">
          <w:rPr>
            <w:rFonts w:ascii="Consolas" w:hAnsi="Consolas" w:cs="Consolas"/>
            <w:color w:val="000000"/>
            <w:sz w:val="19"/>
            <w:szCs w:val="19"/>
            <w:lang w:val="en-US"/>
            <w:rPrChange w:id="129" w:author="CHANCEREL Nicolas" w:date="2017-05-18T10:03:00Z">
              <w:rPr>
                <w:rFonts w:ascii="Consolas" w:hAnsi="Consolas" w:cs="Consolas"/>
                <w:color w:val="000000"/>
                <w:sz w:val="19"/>
                <w:szCs w:val="19"/>
              </w:rPr>
            </w:rPrChange>
          </w:rPr>
          <w:t>InitializeComponent</w:t>
        </w:r>
        <w:proofErr w:type="spellEnd"/>
        <w:r w:rsidRPr="00C539EE">
          <w:rPr>
            <w:rFonts w:ascii="Consolas" w:hAnsi="Consolas" w:cs="Consolas"/>
            <w:color w:val="000000"/>
            <w:sz w:val="19"/>
            <w:szCs w:val="19"/>
            <w:lang w:val="en-US"/>
            <w:rPrChange w:id="130" w:author="CHANCEREL Nicolas" w:date="2017-05-18T10:03:00Z">
              <w:rPr>
                <w:rFonts w:ascii="Consolas" w:hAnsi="Consolas" w:cs="Consolas"/>
                <w:color w:val="000000"/>
                <w:sz w:val="19"/>
                <w:szCs w:val="19"/>
              </w:rPr>
            </w:rPrChange>
          </w:rPr>
          <w:t>();</w:t>
        </w:r>
      </w:ins>
    </w:p>
    <w:p w:rsidR="00C539EE" w:rsidRPr="00C539EE" w:rsidRDefault="00C539EE" w:rsidP="00C539EE">
      <w:pPr>
        <w:autoSpaceDE w:val="0"/>
        <w:autoSpaceDN w:val="0"/>
        <w:adjustRightInd w:val="0"/>
        <w:spacing w:after="0" w:line="240" w:lineRule="auto"/>
        <w:rPr>
          <w:ins w:id="131" w:author="CHANCEREL Nicolas" w:date="2017-05-18T10:03:00Z"/>
          <w:rFonts w:ascii="Consolas" w:hAnsi="Consolas" w:cs="Consolas"/>
          <w:color w:val="000000"/>
          <w:sz w:val="19"/>
          <w:szCs w:val="19"/>
          <w:lang w:val="en-US"/>
          <w:rPrChange w:id="132" w:author="CHANCEREL Nicolas" w:date="2017-05-18T10:03:00Z">
            <w:rPr>
              <w:ins w:id="133" w:author="CHANCEREL Nicolas" w:date="2017-05-18T10:03:00Z"/>
              <w:rFonts w:ascii="Consolas" w:hAnsi="Consolas" w:cs="Consolas"/>
              <w:color w:val="000000"/>
              <w:sz w:val="19"/>
              <w:szCs w:val="19"/>
            </w:rPr>
          </w:rPrChange>
        </w:rPr>
      </w:pPr>
    </w:p>
    <w:p w:rsidR="00C539EE" w:rsidRPr="00C539EE" w:rsidRDefault="00C539EE" w:rsidP="00C539EE">
      <w:pPr>
        <w:autoSpaceDE w:val="0"/>
        <w:autoSpaceDN w:val="0"/>
        <w:adjustRightInd w:val="0"/>
        <w:spacing w:after="0" w:line="240" w:lineRule="auto"/>
        <w:rPr>
          <w:ins w:id="134" w:author="CHANCEREL Nicolas" w:date="2017-05-18T10:03:00Z"/>
          <w:rFonts w:ascii="Consolas" w:hAnsi="Consolas" w:cs="Consolas"/>
          <w:color w:val="000000"/>
          <w:sz w:val="19"/>
          <w:szCs w:val="19"/>
          <w:lang w:val="en-US"/>
          <w:rPrChange w:id="135" w:author="CHANCEREL Nicolas" w:date="2017-05-18T10:03:00Z">
            <w:rPr>
              <w:ins w:id="136" w:author="CHANCEREL Nicolas" w:date="2017-05-18T10:03:00Z"/>
              <w:rFonts w:ascii="Consolas" w:hAnsi="Consolas" w:cs="Consolas"/>
              <w:color w:val="000000"/>
              <w:sz w:val="19"/>
              <w:szCs w:val="19"/>
            </w:rPr>
          </w:rPrChange>
        </w:rPr>
      </w:pPr>
      <w:ins w:id="137" w:author="CHANCEREL Nicolas" w:date="2017-05-18T10:03:00Z">
        <w:r w:rsidRPr="00C539EE">
          <w:rPr>
            <w:rFonts w:ascii="Consolas" w:hAnsi="Consolas" w:cs="Consolas"/>
            <w:color w:val="000000"/>
            <w:sz w:val="19"/>
            <w:szCs w:val="19"/>
            <w:lang w:val="en-US"/>
            <w:rPrChange w:id="138" w:author="CHANCEREL Nicolas" w:date="2017-05-18T10:03:00Z">
              <w:rPr>
                <w:rFonts w:ascii="Consolas" w:hAnsi="Consolas" w:cs="Consolas"/>
                <w:color w:val="000000"/>
                <w:sz w:val="19"/>
                <w:szCs w:val="19"/>
              </w:rPr>
            </w:rPrChange>
          </w:rPr>
          <w:t xml:space="preserve">        </w:t>
        </w:r>
        <w:proofErr w:type="spellStart"/>
        <w:r w:rsidRPr="00C539EE">
          <w:rPr>
            <w:rFonts w:ascii="Consolas" w:hAnsi="Consolas" w:cs="Consolas"/>
            <w:color w:val="0000FF"/>
            <w:sz w:val="19"/>
            <w:szCs w:val="19"/>
            <w:lang w:val="en-US"/>
            <w:rPrChange w:id="139" w:author="CHANCEREL Nicolas" w:date="2017-05-18T10:03:00Z">
              <w:rPr>
                <w:rFonts w:ascii="Consolas" w:hAnsi="Consolas" w:cs="Consolas"/>
                <w:color w:val="0000FF"/>
                <w:sz w:val="19"/>
                <w:szCs w:val="19"/>
              </w:rPr>
            </w:rPrChange>
          </w:rPr>
          <w:t>this</w:t>
        </w:r>
        <w:r w:rsidRPr="00C539EE">
          <w:rPr>
            <w:rFonts w:ascii="Consolas" w:hAnsi="Consolas" w:cs="Consolas"/>
            <w:color w:val="000000"/>
            <w:sz w:val="19"/>
            <w:szCs w:val="19"/>
            <w:lang w:val="en-US"/>
            <w:rPrChange w:id="140" w:author="CHANCEREL Nicolas" w:date="2017-05-18T10:03:00Z">
              <w:rPr>
                <w:rFonts w:ascii="Consolas" w:hAnsi="Consolas" w:cs="Consolas"/>
                <w:color w:val="000000"/>
                <w:sz w:val="19"/>
                <w:szCs w:val="19"/>
              </w:rPr>
            </w:rPrChange>
          </w:rPr>
          <w:t>.Hvalues</w:t>
        </w:r>
        <w:proofErr w:type="spellEnd"/>
        <w:r w:rsidRPr="00C539EE">
          <w:rPr>
            <w:rFonts w:ascii="Consolas" w:hAnsi="Consolas" w:cs="Consolas"/>
            <w:color w:val="000000"/>
            <w:sz w:val="19"/>
            <w:szCs w:val="19"/>
            <w:lang w:val="en-US"/>
            <w:rPrChange w:id="141" w:author="CHANCEREL Nicolas" w:date="2017-05-18T10:03:00Z">
              <w:rPr>
                <w:rFonts w:ascii="Consolas" w:hAnsi="Consolas" w:cs="Consolas"/>
                <w:color w:val="000000"/>
                <w:sz w:val="19"/>
                <w:szCs w:val="19"/>
              </w:rPr>
            </w:rPrChange>
          </w:rPr>
          <w:t xml:space="preserve"> = _</w:t>
        </w:r>
        <w:proofErr w:type="spellStart"/>
        <w:r w:rsidRPr="00C539EE">
          <w:rPr>
            <w:rFonts w:ascii="Consolas" w:hAnsi="Consolas" w:cs="Consolas"/>
            <w:color w:val="000000"/>
            <w:sz w:val="19"/>
            <w:szCs w:val="19"/>
            <w:lang w:val="en-US"/>
            <w:rPrChange w:id="142" w:author="CHANCEREL Nicolas" w:date="2017-05-18T10:03:00Z">
              <w:rPr>
                <w:rFonts w:ascii="Consolas" w:hAnsi="Consolas" w:cs="Consolas"/>
                <w:color w:val="000000"/>
                <w:sz w:val="19"/>
                <w:szCs w:val="19"/>
              </w:rPr>
            </w:rPrChange>
          </w:rPr>
          <w:t>Hvalues</w:t>
        </w:r>
        <w:proofErr w:type="spellEnd"/>
        <w:r w:rsidRPr="00C539EE">
          <w:rPr>
            <w:rFonts w:ascii="Consolas" w:hAnsi="Consolas" w:cs="Consolas"/>
            <w:color w:val="000000"/>
            <w:sz w:val="19"/>
            <w:szCs w:val="19"/>
            <w:lang w:val="en-US"/>
            <w:rPrChange w:id="143" w:author="CHANCEREL Nicolas" w:date="2017-05-18T10:03:00Z">
              <w:rPr>
                <w:rFonts w:ascii="Consolas" w:hAnsi="Consolas" w:cs="Consolas"/>
                <w:color w:val="000000"/>
                <w:sz w:val="19"/>
                <w:szCs w:val="19"/>
              </w:rPr>
            </w:rPrChange>
          </w:rPr>
          <w:t>;</w:t>
        </w:r>
      </w:ins>
    </w:p>
    <w:p w:rsidR="00C539EE" w:rsidRPr="00C539EE" w:rsidRDefault="00C539EE" w:rsidP="00C539EE">
      <w:pPr>
        <w:autoSpaceDE w:val="0"/>
        <w:autoSpaceDN w:val="0"/>
        <w:adjustRightInd w:val="0"/>
        <w:spacing w:after="0" w:line="240" w:lineRule="auto"/>
        <w:rPr>
          <w:ins w:id="144" w:author="CHANCEREL Nicolas" w:date="2017-05-18T10:03:00Z"/>
          <w:rFonts w:ascii="Consolas" w:hAnsi="Consolas" w:cs="Consolas"/>
          <w:color w:val="000000"/>
          <w:sz w:val="19"/>
          <w:szCs w:val="19"/>
          <w:lang w:val="en-US"/>
          <w:rPrChange w:id="145" w:author="CHANCEREL Nicolas" w:date="2017-05-18T10:03:00Z">
            <w:rPr>
              <w:ins w:id="146" w:author="CHANCEREL Nicolas" w:date="2017-05-18T10:03:00Z"/>
              <w:rFonts w:ascii="Consolas" w:hAnsi="Consolas" w:cs="Consolas"/>
              <w:color w:val="000000"/>
              <w:sz w:val="19"/>
              <w:szCs w:val="19"/>
            </w:rPr>
          </w:rPrChange>
        </w:rPr>
      </w:pPr>
      <w:ins w:id="147" w:author="CHANCEREL Nicolas" w:date="2017-05-18T10:03:00Z">
        <w:r w:rsidRPr="00C539EE">
          <w:rPr>
            <w:rFonts w:ascii="Consolas" w:hAnsi="Consolas" w:cs="Consolas"/>
            <w:color w:val="000000"/>
            <w:sz w:val="19"/>
            <w:szCs w:val="19"/>
            <w:lang w:val="en-US"/>
            <w:rPrChange w:id="148" w:author="CHANCEREL Nicolas" w:date="2017-05-18T10:03:00Z">
              <w:rPr>
                <w:rFonts w:ascii="Consolas" w:hAnsi="Consolas" w:cs="Consolas"/>
                <w:color w:val="000000"/>
                <w:sz w:val="19"/>
                <w:szCs w:val="19"/>
              </w:rPr>
            </w:rPrChange>
          </w:rPr>
          <w:t xml:space="preserve">        </w:t>
        </w:r>
        <w:proofErr w:type="spellStart"/>
        <w:r w:rsidRPr="00C539EE">
          <w:rPr>
            <w:rFonts w:ascii="Consolas" w:hAnsi="Consolas" w:cs="Consolas"/>
            <w:color w:val="0000FF"/>
            <w:sz w:val="19"/>
            <w:szCs w:val="19"/>
            <w:lang w:val="en-US"/>
            <w:rPrChange w:id="149" w:author="CHANCEREL Nicolas" w:date="2017-05-18T10:03:00Z">
              <w:rPr>
                <w:rFonts w:ascii="Consolas" w:hAnsi="Consolas" w:cs="Consolas"/>
                <w:color w:val="0000FF"/>
                <w:sz w:val="19"/>
                <w:szCs w:val="19"/>
              </w:rPr>
            </w:rPrChange>
          </w:rPr>
          <w:t>this</w:t>
        </w:r>
        <w:r w:rsidRPr="00C539EE">
          <w:rPr>
            <w:rFonts w:ascii="Consolas" w:hAnsi="Consolas" w:cs="Consolas"/>
            <w:color w:val="000000"/>
            <w:sz w:val="19"/>
            <w:szCs w:val="19"/>
            <w:lang w:val="en-US"/>
            <w:rPrChange w:id="150" w:author="CHANCEREL Nicolas" w:date="2017-05-18T10:03:00Z">
              <w:rPr>
                <w:rFonts w:ascii="Consolas" w:hAnsi="Consolas" w:cs="Consolas"/>
                <w:color w:val="000000"/>
                <w:sz w:val="19"/>
                <w:szCs w:val="19"/>
              </w:rPr>
            </w:rPrChange>
          </w:rPr>
          <w:t>.Lvalues</w:t>
        </w:r>
        <w:proofErr w:type="spellEnd"/>
        <w:r w:rsidRPr="00C539EE">
          <w:rPr>
            <w:rFonts w:ascii="Consolas" w:hAnsi="Consolas" w:cs="Consolas"/>
            <w:color w:val="000000"/>
            <w:sz w:val="19"/>
            <w:szCs w:val="19"/>
            <w:lang w:val="en-US"/>
            <w:rPrChange w:id="151" w:author="CHANCEREL Nicolas" w:date="2017-05-18T10:03:00Z">
              <w:rPr>
                <w:rFonts w:ascii="Consolas" w:hAnsi="Consolas" w:cs="Consolas"/>
                <w:color w:val="000000"/>
                <w:sz w:val="19"/>
                <w:szCs w:val="19"/>
              </w:rPr>
            </w:rPrChange>
          </w:rPr>
          <w:t xml:space="preserve"> = _</w:t>
        </w:r>
        <w:proofErr w:type="spellStart"/>
        <w:r w:rsidRPr="00C539EE">
          <w:rPr>
            <w:rFonts w:ascii="Consolas" w:hAnsi="Consolas" w:cs="Consolas"/>
            <w:color w:val="000000"/>
            <w:sz w:val="19"/>
            <w:szCs w:val="19"/>
            <w:lang w:val="en-US"/>
            <w:rPrChange w:id="152" w:author="CHANCEREL Nicolas" w:date="2017-05-18T10:03:00Z">
              <w:rPr>
                <w:rFonts w:ascii="Consolas" w:hAnsi="Consolas" w:cs="Consolas"/>
                <w:color w:val="000000"/>
                <w:sz w:val="19"/>
                <w:szCs w:val="19"/>
              </w:rPr>
            </w:rPrChange>
          </w:rPr>
          <w:t>Lvalues</w:t>
        </w:r>
        <w:proofErr w:type="spellEnd"/>
        <w:r w:rsidRPr="00C539EE">
          <w:rPr>
            <w:rFonts w:ascii="Consolas" w:hAnsi="Consolas" w:cs="Consolas"/>
            <w:color w:val="000000"/>
            <w:sz w:val="19"/>
            <w:szCs w:val="19"/>
            <w:lang w:val="en-US"/>
            <w:rPrChange w:id="153" w:author="CHANCEREL Nicolas" w:date="2017-05-18T10:03:00Z">
              <w:rPr>
                <w:rFonts w:ascii="Consolas" w:hAnsi="Consolas" w:cs="Consolas"/>
                <w:color w:val="000000"/>
                <w:sz w:val="19"/>
                <w:szCs w:val="19"/>
              </w:rPr>
            </w:rPrChange>
          </w:rPr>
          <w:t>;</w:t>
        </w:r>
      </w:ins>
    </w:p>
    <w:p w:rsidR="00C539EE" w:rsidRPr="00C539EE" w:rsidRDefault="00C539EE" w:rsidP="00C539EE">
      <w:pPr>
        <w:autoSpaceDE w:val="0"/>
        <w:autoSpaceDN w:val="0"/>
        <w:adjustRightInd w:val="0"/>
        <w:spacing w:after="0" w:line="240" w:lineRule="auto"/>
        <w:rPr>
          <w:ins w:id="154" w:author="CHANCEREL Nicolas" w:date="2017-05-18T10:03:00Z"/>
          <w:rFonts w:ascii="Consolas" w:hAnsi="Consolas" w:cs="Consolas"/>
          <w:color w:val="000000"/>
          <w:sz w:val="19"/>
          <w:szCs w:val="19"/>
          <w:lang w:val="en-US"/>
          <w:rPrChange w:id="155" w:author="CHANCEREL Nicolas" w:date="2017-05-18T10:03:00Z">
            <w:rPr>
              <w:ins w:id="156" w:author="CHANCEREL Nicolas" w:date="2017-05-18T10:03:00Z"/>
              <w:rFonts w:ascii="Consolas" w:hAnsi="Consolas" w:cs="Consolas"/>
              <w:color w:val="000000"/>
              <w:sz w:val="19"/>
              <w:szCs w:val="19"/>
            </w:rPr>
          </w:rPrChange>
        </w:rPr>
      </w:pPr>
    </w:p>
    <w:p w:rsidR="00C539EE" w:rsidRPr="00C539EE" w:rsidRDefault="00C539EE" w:rsidP="00C539EE">
      <w:pPr>
        <w:autoSpaceDE w:val="0"/>
        <w:autoSpaceDN w:val="0"/>
        <w:adjustRightInd w:val="0"/>
        <w:spacing w:after="0" w:line="240" w:lineRule="auto"/>
        <w:rPr>
          <w:ins w:id="157" w:author="CHANCEREL Nicolas" w:date="2017-05-18T10:03:00Z"/>
          <w:rFonts w:ascii="Consolas" w:hAnsi="Consolas" w:cs="Consolas"/>
          <w:color w:val="000000"/>
          <w:sz w:val="19"/>
          <w:szCs w:val="19"/>
          <w:lang w:val="en-US"/>
          <w:rPrChange w:id="158" w:author="CHANCEREL Nicolas" w:date="2017-05-18T10:03:00Z">
            <w:rPr>
              <w:ins w:id="159" w:author="CHANCEREL Nicolas" w:date="2017-05-18T10:03:00Z"/>
              <w:rFonts w:ascii="Consolas" w:hAnsi="Consolas" w:cs="Consolas"/>
              <w:color w:val="000000"/>
              <w:sz w:val="19"/>
              <w:szCs w:val="19"/>
            </w:rPr>
          </w:rPrChange>
        </w:rPr>
      </w:pPr>
      <w:ins w:id="160" w:author="CHANCEREL Nicolas" w:date="2017-05-18T10:03:00Z">
        <w:r w:rsidRPr="00C539EE">
          <w:rPr>
            <w:rFonts w:ascii="Consolas" w:hAnsi="Consolas" w:cs="Consolas"/>
            <w:color w:val="000000"/>
            <w:sz w:val="19"/>
            <w:szCs w:val="19"/>
            <w:lang w:val="en-US"/>
            <w:rPrChange w:id="161" w:author="CHANCEREL Nicolas" w:date="2017-05-18T10:03:00Z">
              <w:rPr>
                <w:rFonts w:ascii="Consolas" w:hAnsi="Consolas" w:cs="Consolas"/>
                <w:color w:val="000000"/>
                <w:sz w:val="19"/>
                <w:szCs w:val="19"/>
              </w:rPr>
            </w:rPrChange>
          </w:rPr>
          <w:t xml:space="preserve">        </w:t>
        </w:r>
        <w:proofErr w:type="spellStart"/>
        <w:r w:rsidRPr="00C539EE">
          <w:rPr>
            <w:rFonts w:ascii="Consolas" w:hAnsi="Consolas" w:cs="Consolas"/>
            <w:color w:val="000000"/>
            <w:sz w:val="19"/>
            <w:szCs w:val="19"/>
            <w:lang w:val="en-US"/>
            <w:rPrChange w:id="162" w:author="CHANCEREL Nicolas" w:date="2017-05-18T10:03:00Z">
              <w:rPr>
                <w:rFonts w:ascii="Consolas" w:hAnsi="Consolas" w:cs="Consolas"/>
                <w:color w:val="000000"/>
                <w:sz w:val="19"/>
                <w:szCs w:val="19"/>
              </w:rPr>
            </w:rPrChange>
          </w:rPr>
          <w:t>T_connectBDD</w:t>
        </w:r>
        <w:proofErr w:type="spellEnd"/>
        <w:r w:rsidRPr="00C539EE">
          <w:rPr>
            <w:rFonts w:ascii="Consolas" w:hAnsi="Consolas" w:cs="Consolas"/>
            <w:color w:val="000000"/>
            <w:sz w:val="19"/>
            <w:szCs w:val="19"/>
            <w:lang w:val="en-US"/>
            <w:rPrChange w:id="163" w:author="CHANCEREL Nicolas" w:date="2017-05-18T10:03:00Z">
              <w:rPr>
                <w:rFonts w:ascii="Consolas" w:hAnsi="Consolas" w:cs="Consolas"/>
                <w:color w:val="000000"/>
                <w:sz w:val="19"/>
                <w:szCs w:val="19"/>
              </w:rPr>
            </w:rPrChange>
          </w:rPr>
          <w:t xml:space="preserve"> = </w:t>
        </w:r>
        <w:r w:rsidRPr="00C539EE">
          <w:rPr>
            <w:rFonts w:ascii="Consolas" w:hAnsi="Consolas" w:cs="Consolas"/>
            <w:color w:val="0000FF"/>
            <w:sz w:val="19"/>
            <w:szCs w:val="19"/>
            <w:lang w:val="en-US"/>
            <w:rPrChange w:id="164" w:author="CHANCEREL Nicolas" w:date="2017-05-18T10:03:00Z">
              <w:rPr>
                <w:rFonts w:ascii="Consolas" w:hAnsi="Consolas" w:cs="Consolas"/>
                <w:color w:val="0000FF"/>
                <w:sz w:val="19"/>
                <w:szCs w:val="19"/>
              </w:rPr>
            </w:rPrChange>
          </w:rPr>
          <w:t>new</w:t>
        </w:r>
        <w:r w:rsidRPr="00C539EE">
          <w:rPr>
            <w:rFonts w:ascii="Consolas" w:hAnsi="Consolas" w:cs="Consolas"/>
            <w:color w:val="000000"/>
            <w:sz w:val="19"/>
            <w:szCs w:val="19"/>
            <w:lang w:val="en-US"/>
            <w:rPrChange w:id="165" w:author="CHANCEREL Nicolas" w:date="2017-05-18T10:03:00Z">
              <w:rPr>
                <w:rFonts w:ascii="Consolas" w:hAnsi="Consolas" w:cs="Consolas"/>
                <w:color w:val="000000"/>
                <w:sz w:val="19"/>
                <w:szCs w:val="19"/>
              </w:rPr>
            </w:rPrChange>
          </w:rPr>
          <w:t xml:space="preserve"> </w:t>
        </w:r>
        <w:r w:rsidRPr="00C539EE">
          <w:rPr>
            <w:rFonts w:ascii="Consolas" w:hAnsi="Consolas" w:cs="Consolas"/>
            <w:color w:val="2B91AF"/>
            <w:sz w:val="19"/>
            <w:szCs w:val="19"/>
            <w:lang w:val="en-US"/>
            <w:rPrChange w:id="166" w:author="CHANCEREL Nicolas" w:date="2017-05-18T10:03:00Z">
              <w:rPr>
                <w:rFonts w:ascii="Consolas" w:hAnsi="Consolas" w:cs="Consolas"/>
                <w:color w:val="2B91AF"/>
                <w:sz w:val="19"/>
                <w:szCs w:val="19"/>
              </w:rPr>
            </w:rPrChange>
          </w:rPr>
          <w:t>Thread</w:t>
        </w:r>
        <w:r w:rsidRPr="00C539EE">
          <w:rPr>
            <w:rFonts w:ascii="Consolas" w:hAnsi="Consolas" w:cs="Consolas"/>
            <w:color w:val="000000"/>
            <w:sz w:val="19"/>
            <w:szCs w:val="19"/>
            <w:lang w:val="en-US"/>
            <w:rPrChange w:id="167" w:author="CHANCEREL Nicolas" w:date="2017-05-18T10:03:00Z">
              <w:rPr>
                <w:rFonts w:ascii="Consolas" w:hAnsi="Consolas" w:cs="Consolas"/>
                <w:color w:val="000000"/>
                <w:sz w:val="19"/>
                <w:szCs w:val="19"/>
              </w:rPr>
            </w:rPrChange>
          </w:rPr>
          <w:t>(procedure);</w:t>
        </w:r>
      </w:ins>
    </w:p>
    <w:p w:rsidR="00C539EE" w:rsidRPr="00C539EE" w:rsidRDefault="00C539EE" w:rsidP="00C539EE">
      <w:pPr>
        <w:autoSpaceDE w:val="0"/>
        <w:autoSpaceDN w:val="0"/>
        <w:adjustRightInd w:val="0"/>
        <w:spacing w:after="0" w:line="240" w:lineRule="auto"/>
        <w:rPr>
          <w:ins w:id="168" w:author="CHANCEREL Nicolas" w:date="2017-05-18T10:03:00Z"/>
          <w:rFonts w:ascii="Consolas" w:hAnsi="Consolas" w:cs="Consolas"/>
          <w:color w:val="000000"/>
          <w:sz w:val="19"/>
          <w:szCs w:val="19"/>
          <w:lang w:val="en-US"/>
          <w:rPrChange w:id="169" w:author="CHANCEREL Nicolas" w:date="2017-05-18T10:03:00Z">
            <w:rPr>
              <w:ins w:id="170" w:author="CHANCEREL Nicolas" w:date="2017-05-18T10:03:00Z"/>
              <w:rFonts w:ascii="Consolas" w:hAnsi="Consolas" w:cs="Consolas"/>
              <w:color w:val="000000"/>
              <w:sz w:val="19"/>
              <w:szCs w:val="19"/>
            </w:rPr>
          </w:rPrChange>
        </w:rPr>
      </w:pPr>
      <w:ins w:id="171" w:author="CHANCEREL Nicolas" w:date="2017-05-18T10:03:00Z">
        <w:r w:rsidRPr="00C539EE">
          <w:rPr>
            <w:rFonts w:ascii="Consolas" w:hAnsi="Consolas" w:cs="Consolas"/>
            <w:color w:val="000000"/>
            <w:sz w:val="19"/>
            <w:szCs w:val="19"/>
            <w:lang w:val="en-US"/>
            <w:rPrChange w:id="172" w:author="CHANCEREL Nicolas" w:date="2017-05-18T10:03:00Z">
              <w:rPr>
                <w:rFonts w:ascii="Consolas" w:hAnsi="Consolas" w:cs="Consolas"/>
                <w:color w:val="000000"/>
                <w:sz w:val="19"/>
                <w:szCs w:val="19"/>
              </w:rPr>
            </w:rPrChange>
          </w:rPr>
          <w:t xml:space="preserve">        </w:t>
        </w:r>
        <w:proofErr w:type="spellStart"/>
        <w:r w:rsidRPr="00C539EE">
          <w:rPr>
            <w:rFonts w:ascii="Consolas" w:hAnsi="Consolas" w:cs="Consolas"/>
            <w:color w:val="000000"/>
            <w:sz w:val="19"/>
            <w:szCs w:val="19"/>
            <w:lang w:val="en-US"/>
            <w:rPrChange w:id="173" w:author="CHANCEREL Nicolas" w:date="2017-05-18T10:03:00Z">
              <w:rPr>
                <w:rFonts w:ascii="Consolas" w:hAnsi="Consolas" w:cs="Consolas"/>
                <w:color w:val="000000"/>
                <w:sz w:val="19"/>
                <w:szCs w:val="19"/>
              </w:rPr>
            </w:rPrChange>
          </w:rPr>
          <w:t>T_connectBDD.IsBackground</w:t>
        </w:r>
        <w:proofErr w:type="spellEnd"/>
        <w:r w:rsidRPr="00C539EE">
          <w:rPr>
            <w:rFonts w:ascii="Consolas" w:hAnsi="Consolas" w:cs="Consolas"/>
            <w:color w:val="000000"/>
            <w:sz w:val="19"/>
            <w:szCs w:val="19"/>
            <w:lang w:val="en-US"/>
            <w:rPrChange w:id="174" w:author="CHANCEREL Nicolas" w:date="2017-05-18T10:03:00Z">
              <w:rPr>
                <w:rFonts w:ascii="Consolas" w:hAnsi="Consolas" w:cs="Consolas"/>
                <w:color w:val="000000"/>
                <w:sz w:val="19"/>
                <w:szCs w:val="19"/>
              </w:rPr>
            </w:rPrChange>
          </w:rPr>
          <w:t xml:space="preserve"> = </w:t>
        </w:r>
        <w:r w:rsidRPr="00C539EE">
          <w:rPr>
            <w:rFonts w:ascii="Consolas" w:hAnsi="Consolas" w:cs="Consolas"/>
            <w:color w:val="0000FF"/>
            <w:sz w:val="19"/>
            <w:szCs w:val="19"/>
            <w:lang w:val="en-US"/>
            <w:rPrChange w:id="175" w:author="CHANCEREL Nicolas" w:date="2017-05-18T10:03:00Z">
              <w:rPr>
                <w:rFonts w:ascii="Consolas" w:hAnsi="Consolas" w:cs="Consolas"/>
                <w:color w:val="0000FF"/>
                <w:sz w:val="19"/>
                <w:szCs w:val="19"/>
              </w:rPr>
            </w:rPrChange>
          </w:rPr>
          <w:t>true</w:t>
        </w:r>
        <w:r w:rsidRPr="00C539EE">
          <w:rPr>
            <w:rFonts w:ascii="Consolas" w:hAnsi="Consolas" w:cs="Consolas"/>
            <w:color w:val="000000"/>
            <w:sz w:val="19"/>
            <w:szCs w:val="19"/>
            <w:lang w:val="en-US"/>
            <w:rPrChange w:id="176" w:author="CHANCEREL Nicolas" w:date="2017-05-18T10:03:00Z">
              <w:rPr>
                <w:rFonts w:ascii="Consolas" w:hAnsi="Consolas" w:cs="Consolas"/>
                <w:color w:val="000000"/>
                <w:sz w:val="19"/>
                <w:szCs w:val="19"/>
              </w:rPr>
            </w:rPrChange>
          </w:rPr>
          <w:t>;</w:t>
        </w:r>
      </w:ins>
    </w:p>
    <w:p w:rsidR="00C539EE" w:rsidRPr="00C539EE" w:rsidRDefault="00C539EE" w:rsidP="00C539EE">
      <w:pPr>
        <w:autoSpaceDE w:val="0"/>
        <w:autoSpaceDN w:val="0"/>
        <w:adjustRightInd w:val="0"/>
        <w:spacing w:after="0" w:line="240" w:lineRule="auto"/>
        <w:rPr>
          <w:ins w:id="177" w:author="CHANCEREL Nicolas" w:date="2017-05-18T10:03:00Z"/>
          <w:rFonts w:ascii="Consolas" w:hAnsi="Consolas" w:cs="Consolas"/>
          <w:color w:val="000000"/>
          <w:sz w:val="19"/>
          <w:szCs w:val="19"/>
          <w:lang w:val="en-US"/>
          <w:rPrChange w:id="178" w:author="CHANCEREL Nicolas" w:date="2017-05-18T10:03:00Z">
            <w:rPr>
              <w:ins w:id="179" w:author="CHANCEREL Nicolas" w:date="2017-05-18T10:03:00Z"/>
              <w:rFonts w:ascii="Consolas" w:hAnsi="Consolas" w:cs="Consolas"/>
              <w:color w:val="000000"/>
              <w:sz w:val="19"/>
              <w:szCs w:val="19"/>
            </w:rPr>
          </w:rPrChange>
        </w:rPr>
      </w:pPr>
      <w:ins w:id="180" w:author="CHANCEREL Nicolas" w:date="2017-05-18T10:03:00Z">
        <w:r w:rsidRPr="00C539EE">
          <w:rPr>
            <w:rFonts w:ascii="Consolas" w:hAnsi="Consolas" w:cs="Consolas"/>
            <w:color w:val="000000"/>
            <w:sz w:val="19"/>
            <w:szCs w:val="19"/>
            <w:lang w:val="en-US"/>
            <w:rPrChange w:id="181" w:author="CHANCEREL Nicolas" w:date="2017-05-18T10:03:00Z">
              <w:rPr>
                <w:rFonts w:ascii="Consolas" w:hAnsi="Consolas" w:cs="Consolas"/>
                <w:color w:val="000000"/>
                <w:sz w:val="19"/>
                <w:szCs w:val="19"/>
              </w:rPr>
            </w:rPrChange>
          </w:rPr>
          <w:t xml:space="preserve">        </w:t>
        </w:r>
        <w:proofErr w:type="spellStart"/>
        <w:r w:rsidRPr="00C539EE">
          <w:rPr>
            <w:rFonts w:ascii="Consolas" w:hAnsi="Consolas" w:cs="Consolas"/>
            <w:color w:val="000000"/>
            <w:sz w:val="19"/>
            <w:szCs w:val="19"/>
            <w:lang w:val="en-US"/>
            <w:rPrChange w:id="182" w:author="CHANCEREL Nicolas" w:date="2017-05-18T10:03:00Z">
              <w:rPr>
                <w:rFonts w:ascii="Consolas" w:hAnsi="Consolas" w:cs="Consolas"/>
                <w:color w:val="000000"/>
                <w:sz w:val="19"/>
                <w:szCs w:val="19"/>
              </w:rPr>
            </w:rPrChange>
          </w:rPr>
          <w:t>T_connectBDD.Start</w:t>
        </w:r>
        <w:proofErr w:type="spellEnd"/>
        <w:r w:rsidRPr="00C539EE">
          <w:rPr>
            <w:rFonts w:ascii="Consolas" w:hAnsi="Consolas" w:cs="Consolas"/>
            <w:color w:val="000000"/>
            <w:sz w:val="19"/>
            <w:szCs w:val="19"/>
            <w:lang w:val="en-US"/>
            <w:rPrChange w:id="183" w:author="CHANCEREL Nicolas" w:date="2017-05-18T10:03:00Z">
              <w:rPr>
                <w:rFonts w:ascii="Consolas" w:hAnsi="Consolas" w:cs="Consolas"/>
                <w:color w:val="000000"/>
                <w:sz w:val="19"/>
                <w:szCs w:val="19"/>
              </w:rPr>
            </w:rPrChange>
          </w:rPr>
          <w:t>();</w:t>
        </w:r>
      </w:ins>
    </w:p>
    <w:p w:rsidR="00C539EE" w:rsidRDefault="00C539EE" w:rsidP="00C539EE">
      <w:pPr>
        <w:autoSpaceDE w:val="0"/>
        <w:autoSpaceDN w:val="0"/>
        <w:adjustRightInd w:val="0"/>
        <w:spacing w:after="0" w:line="240" w:lineRule="auto"/>
        <w:rPr>
          <w:ins w:id="184" w:author="CHANCEREL Nicolas" w:date="2017-05-18T10:03:00Z"/>
          <w:rFonts w:ascii="Consolas" w:hAnsi="Consolas" w:cs="Consolas"/>
          <w:color w:val="000000"/>
          <w:sz w:val="19"/>
          <w:szCs w:val="19"/>
        </w:rPr>
      </w:pPr>
      <w:ins w:id="185" w:author="CHANCEREL Nicolas" w:date="2017-05-18T10:03:00Z">
        <w:r w:rsidRPr="00C539EE">
          <w:rPr>
            <w:rFonts w:ascii="Consolas" w:hAnsi="Consolas" w:cs="Consolas"/>
            <w:color w:val="000000"/>
            <w:sz w:val="19"/>
            <w:szCs w:val="19"/>
            <w:lang w:val="en-US"/>
            <w:rPrChange w:id="186" w:author="CHANCEREL Nicolas" w:date="2017-05-18T10:03:00Z">
              <w:rPr>
                <w:rFonts w:ascii="Consolas" w:hAnsi="Consolas" w:cs="Consolas"/>
                <w:color w:val="000000"/>
                <w:sz w:val="19"/>
                <w:szCs w:val="19"/>
              </w:rPr>
            </w:rPrChange>
          </w:rPr>
          <w:t xml:space="preserve">    </w:t>
        </w:r>
        <w:r>
          <w:rPr>
            <w:rFonts w:ascii="Consolas" w:hAnsi="Consolas" w:cs="Consolas"/>
            <w:color w:val="000000"/>
            <w:sz w:val="19"/>
            <w:szCs w:val="19"/>
          </w:rPr>
          <w:t>}</w:t>
        </w:r>
      </w:ins>
    </w:p>
    <w:p w:rsidR="00C539EE" w:rsidRDefault="00C539EE" w:rsidP="00C539EE">
      <w:pPr>
        <w:autoSpaceDE w:val="0"/>
        <w:autoSpaceDN w:val="0"/>
        <w:adjustRightInd w:val="0"/>
        <w:spacing w:after="0" w:line="240" w:lineRule="auto"/>
        <w:rPr>
          <w:ins w:id="187" w:author="CHANCEREL Nicolas" w:date="2017-05-18T10:03:00Z"/>
          <w:rFonts w:ascii="Consolas" w:hAnsi="Consolas" w:cs="Consolas"/>
          <w:color w:val="000000"/>
          <w:sz w:val="19"/>
          <w:szCs w:val="19"/>
        </w:rPr>
      </w:pPr>
      <w:ins w:id="188" w:author="CHANCEREL Nicolas" w:date="2017-05-18T10:03:00Z">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808080"/>
            <w:sz w:val="19"/>
            <w:szCs w:val="19"/>
          </w:rPr>
          <w:t>endregion</w:t>
        </w:r>
        <w:proofErr w:type="spellEnd"/>
      </w:ins>
    </w:p>
    <w:p w:rsidR="004A395C" w:rsidRDefault="004A395C" w:rsidP="004A395C">
      <w:pPr>
        <w:rPr>
          <w:ins w:id="189" w:author="CHANCEREL Nicolas" w:date="2017-05-18T10:04:00Z"/>
          <w:sz w:val="24"/>
          <w:szCs w:val="24"/>
        </w:rPr>
      </w:pPr>
    </w:p>
    <w:p w:rsidR="00C539EE" w:rsidRDefault="00C539EE">
      <w:pPr>
        <w:ind w:firstLine="708"/>
        <w:jc w:val="both"/>
        <w:rPr>
          <w:ins w:id="190" w:author="CHANCEREL Nicolas" w:date="2017-05-18T10:42:00Z"/>
          <w:sz w:val="24"/>
          <w:szCs w:val="24"/>
        </w:rPr>
        <w:pPrChange w:id="191" w:author="CHANCEREL Nicolas" w:date="2017-05-18T10:42:00Z">
          <w:pPr/>
        </w:pPrChange>
      </w:pPr>
      <w:ins w:id="192" w:author="CHANCEREL Nicolas" w:date="2017-05-18T10:04:00Z">
        <w:r>
          <w:rPr>
            <w:sz w:val="24"/>
            <w:szCs w:val="24"/>
          </w:rPr>
          <w:lastRenderedPageBreak/>
          <w:t xml:space="preserve">Le constructeur récupère en </w:t>
        </w:r>
      </w:ins>
      <w:ins w:id="193" w:author="CHANCEREL Nicolas" w:date="2017-05-18T10:05:00Z">
        <w:r>
          <w:rPr>
            <w:sz w:val="24"/>
            <w:szCs w:val="24"/>
          </w:rPr>
          <w:t>paramètre</w:t>
        </w:r>
      </w:ins>
      <w:ins w:id="194" w:author="CHANCEREL Nicolas" w:date="2017-05-18T10:04:00Z">
        <w:r>
          <w:rPr>
            <w:sz w:val="24"/>
            <w:szCs w:val="24"/>
          </w:rPr>
          <w:t xml:space="preserve"> les deux octets du </w:t>
        </w:r>
      </w:ins>
      <w:ins w:id="195" w:author="CHANCEREL Nicolas" w:date="2017-05-18T10:05:00Z">
        <w:r>
          <w:rPr>
            <w:sz w:val="24"/>
            <w:szCs w:val="24"/>
          </w:rPr>
          <w:t>Tag RFID</w:t>
        </w:r>
      </w:ins>
      <w:ins w:id="196" w:author="CHANCEREL Nicolas" w:date="2017-05-18T10:04:00Z">
        <w:r>
          <w:rPr>
            <w:sz w:val="24"/>
            <w:szCs w:val="24"/>
          </w:rPr>
          <w:t xml:space="preserve"> sous forme Décimal,</w:t>
        </w:r>
      </w:ins>
      <w:ins w:id="197" w:author="CHANCEREL Nicolas" w:date="2017-05-18T10:05:00Z">
        <w:r>
          <w:rPr>
            <w:sz w:val="24"/>
            <w:szCs w:val="24"/>
          </w:rPr>
          <w:t xml:space="preserve"> puis créer et </w:t>
        </w:r>
      </w:ins>
      <w:ins w:id="198" w:author="CHANCEREL Nicolas" w:date="2017-05-18T10:06:00Z">
        <w:r>
          <w:rPr>
            <w:sz w:val="24"/>
            <w:szCs w:val="24"/>
          </w:rPr>
          <w:t>exécute</w:t>
        </w:r>
      </w:ins>
      <w:ins w:id="199" w:author="CHANCEREL Nicolas" w:date="2017-05-18T10:05:00Z">
        <w:r>
          <w:rPr>
            <w:sz w:val="24"/>
            <w:szCs w:val="24"/>
          </w:rPr>
          <w:t xml:space="preserve"> un Thread nommé « </w:t>
        </w:r>
        <w:proofErr w:type="spellStart"/>
        <w:r>
          <w:rPr>
            <w:sz w:val="24"/>
            <w:szCs w:val="24"/>
          </w:rPr>
          <w:t>T_connectBDD</w:t>
        </w:r>
      </w:ins>
      <w:proofErr w:type="spellEnd"/>
      <w:ins w:id="200" w:author="CHANCEREL Nicolas" w:date="2017-05-18T10:06:00Z">
        <w:r>
          <w:rPr>
            <w:sz w:val="24"/>
            <w:szCs w:val="24"/>
          </w:rPr>
          <w:t> » </w:t>
        </w:r>
      </w:ins>
      <w:ins w:id="201" w:author="CHANCEREL Nicolas" w:date="2017-05-18T10:09:00Z">
        <w:r>
          <w:rPr>
            <w:sz w:val="24"/>
            <w:szCs w:val="24"/>
          </w:rPr>
          <w:t>.</w:t>
        </w:r>
      </w:ins>
    </w:p>
    <w:p w:rsidR="00937542" w:rsidRDefault="00937542">
      <w:pPr>
        <w:ind w:firstLine="708"/>
        <w:jc w:val="both"/>
        <w:rPr>
          <w:ins w:id="202" w:author="CHANCEREL Nicolas" w:date="2017-05-18T10:09:00Z"/>
          <w:sz w:val="24"/>
          <w:szCs w:val="24"/>
        </w:rPr>
        <w:pPrChange w:id="203" w:author="CHANCEREL Nicolas" w:date="2017-05-18T10:42:00Z">
          <w:pPr/>
        </w:pPrChange>
      </w:pPr>
    </w:p>
    <w:p w:rsidR="00C539EE" w:rsidRPr="00146FD7" w:rsidRDefault="00C539EE" w:rsidP="00C539EE">
      <w:pPr>
        <w:rPr>
          <w:ins w:id="204" w:author="CHANCEREL Nicolas" w:date="2017-05-18T10:09:00Z"/>
          <w:sz w:val="32"/>
          <w:szCs w:val="24"/>
          <w:u w:val="single"/>
        </w:rPr>
      </w:pPr>
      <w:ins w:id="205" w:author="CHANCEREL Nicolas" w:date="2017-05-18T10:10:00Z">
        <w:r>
          <w:rPr>
            <w:sz w:val="32"/>
            <w:szCs w:val="24"/>
            <w:u w:val="single"/>
          </w:rPr>
          <w:t>Procédure de traitement d’un Tag RFID</w:t>
        </w:r>
      </w:ins>
      <w:ins w:id="206" w:author="CHANCEREL Nicolas" w:date="2017-05-18T10:09:00Z">
        <w:r w:rsidRPr="00146FD7">
          <w:rPr>
            <w:sz w:val="32"/>
            <w:szCs w:val="24"/>
            <w:u w:val="single"/>
          </w:rPr>
          <w:t xml:space="preserve"> :</w:t>
        </w:r>
      </w:ins>
    </w:p>
    <w:p w:rsidR="00C539EE" w:rsidRPr="00DE5391" w:rsidRDefault="00C539EE" w:rsidP="00C539EE">
      <w:pPr>
        <w:autoSpaceDE w:val="0"/>
        <w:autoSpaceDN w:val="0"/>
        <w:adjustRightInd w:val="0"/>
        <w:spacing w:after="0" w:line="240" w:lineRule="auto"/>
        <w:rPr>
          <w:ins w:id="207" w:author="CHANCEREL Nicolas" w:date="2017-05-18T10:09:00Z"/>
          <w:rFonts w:ascii="Consolas" w:hAnsi="Consolas" w:cs="Consolas"/>
          <w:color w:val="000000"/>
          <w:sz w:val="19"/>
          <w:szCs w:val="19"/>
        </w:rPr>
      </w:pPr>
      <w:ins w:id="208" w:author="CHANCEREL Nicolas" w:date="2017-05-18T10:09:00Z">
        <w:r w:rsidRPr="00C539EE">
          <w:rPr>
            <w:rFonts w:ascii="Consolas" w:hAnsi="Consolas" w:cs="Consolas"/>
            <w:color w:val="000000"/>
            <w:sz w:val="19"/>
            <w:szCs w:val="19"/>
          </w:rPr>
          <w:t xml:space="preserve">   </w:t>
        </w:r>
      </w:ins>
    </w:p>
    <w:p w:rsidR="00C539EE" w:rsidRPr="00937542" w:rsidRDefault="004D78ED" w:rsidP="00C539EE">
      <w:pPr>
        <w:autoSpaceDE w:val="0"/>
        <w:autoSpaceDN w:val="0"/>
        <w:adjustRightInd w:val="0"/>
        <w:spacing w:after="0" w:line="240" w:lineRule="auto"/>
        <w:rPr>
          <w:ins w:id="209" w:author="CHANCEREL Nicolas" w:date="2017-05-18T10:12:00Z"/>
          <w:rFonts w:ascii="Consolas" w:hAnsi="Consolas" w:cs="Consolas"/>
          <w:color w:val="000000"/>
          <w:sz w:val="19"/>
          <w:szCs w:val="19"/>
        </w:rPr>
      </w:pPr>
      <w:ins w:id="210" w:author="CHANCEREL Nicolas" w:date="2017-05-18T10:09:00Z">
        <w:r>
          <w:rPr>
            <w:rFonts w:ascii="Consolas" w:hAnsi="Consolas" w:cs="Consolas"/>
            <w:noProof/>
            <w:color w:val="000000"/>
            <w:sz w:val="19"/>
            <w:szCs w:val="19"/>
            <w:lang w:eastAsia="fr-FR"/>
          </w:rPr>
          <w:pict>
            <v:roundrect id="_x0000_s1059" style="position:absolute;margin-left:.95pt;margin-top:4.85pt;width:452.25pt;height:47.45pt;z-index:251673088" arcsize="2785f" filled="f" fillcolor="white [3201]" strokecolor="#00b050" strokeweight="1pt">
              <v:stroke dashstyle="dash"/>
              <v:shadow color="#868686"/>
            </v:roundrect>
          </w:pict>
        </w:r>
        <w:r w:rsidR="00C539EE" w:rsidRPr="00DE5391">
          <w:rPr>
            <w:rFonts w:ascii="Consolas" w:hAnsi="Consolas" w:cs="Consolas"/>
            <w:color w:val="000000"/>
            <w:sz w:val="19"/>
            <w:szCs w:val="19"/>
          </w:rPr>
          <w:t xml:space="preserve">   </w:t>
        </w:r>
        <w:r w:rsidR="00C539EE" w:rsidRPr="00C539EE">
          <w:rPr>
            <w:rFonts w:ascii="Consolas" w:hAnsi="Consolas" w:cs="Consolas"/>
            <w:color w:val="000000"/>
            <w:sz w:val="19"/>
            <w:szCs w:val="19"/>
          </w:rPr>
          <w:t xml:space="preserve"> </w:t>
        </w:r>
      </w:ins>
      <w:ins w:id="211" w:author="CHANCEREL Nicolas" w:date="2017-05-18T10:12:00Z">
        <w:r w:rsidR="006932C8" w:rsidRPr="00937542">
          <w:rPr>
            <w:rFonts w:ascii="Consolas" w:hAnsi="Consolas" w:cs="Consolas"/>
            <w:color w:val="000000"/>
            <w:sz w:val="19"/>
            <w:szCs w:val="19"/>
            <w:rPrChange w:id="212" w:author="CHANCEREL Nicolas" w:date="2017-05-18T10:42:00Z">
              <w:rPr>
                <w:rFonts w:ascii="Consolas" w:hAnsi="Consolas" w:cs="Consolas"/>
                <w:color w:val="000000"/>
                <w:sz w:val="19"/>
                <w:szCs w:val="19"/>
                <w:lang w:val="en-US"/>
              </w:rPr>
            </w:rPrChange>
          </w:rPr>
          <w:t xml:space="preserve"> </w:t>
        </w:r>
      </w:ins>
    </w:p>
    <w:p w:rsidR="00C539EE" w:rsidRDefault="00C539EE" w:rsidP="00C539EE">
      <w:pPr>
        <w:autoSpaceDE w:val="0"/>
        <w:autoSpaceDN w:val="0"/>
        <w:adjustRightInd w:val="0"/>
        <w:spacing w:after="0" w:line="240" w:lineRule="auto"/>
        <w:rPr>
          <w:ins w:id="213" w:author="CHANCEREL Nicolas" w:date="2017-05-18T10:12:00Z"/>
          <w:rFonts w:ascii="Consolas" w:hAnsi="Consolas" w:cs="Consolas"/>
          <w:color w:val="000000"/>
          <w:sz w:val="19"/>
          <w:szCs w:val="19"/>
          <w:lang w:val="en-US"/>
        </w:rPr>
      </w:pPr>
      <w:ins w:id="214" w:author="CHANCEREL Nicolas" w:date="2017-05-18T10:12:00Z">
        <w:r w:rsidRPr="00937542">
          <w:rPr>
            <w:rFonts w:ascii="Consolas" w:hAnsi="Consolas" w:cs="Consolas"/>
            <w:color w:val="000000"/>
            <w:sz w:val="19"/>
            <w:szCs w:val="19"/>
          </w:rPr>
          <w:t xml:space="preserve">    </w:t>
        </w:r>
        <w:r w:rsidRPr="00C539EE">
          <w:rPr>
            <w:rFonts w:ascii="Consolas" w:hAnsi="Consolas" w:cs="Consolas"/>
            <w:color w:val="0000FF"/>
            <w:sz w:val="19"/>
            <w:szCs w:val="19"/>
            <w:lang w:val="en-US"/>
            <w:rPrChange w:id="215" w:author="CHANCEREL Nicolas" w:date="2017-05-18T10:12:00Z">
              <w:rPr>
                <w:rFonts w:ascii="Consolas" w:hAnsi="Consolas" w:cs="Consolas"/>
                <w:color w:val="0000FF"/>
                <w:sz w:val="19"/>
                <w:szCs w:val="19"/>
              </w:rPr>
            </w:rPrChange>
          </w:rPr>
          <w:t>string</w:t>
        </w:r>
        <w:r w:rsidRPr="00C539EE">
          <w:rPr>
            <w:rFonts w:ascii="Consolas" w:hAnsi="Consolas" w:cs="Consolas"/>
            <w:color w:val="000000"/>
            <w:sz w:val="19"/>
            <w:szCs w:val="19"/>
            <w:lang w:val="en-US"/>
            <w:rPrChange w:id="216" w:author="CHANCEREL Nicolas" w:date="2017-05-18T10:12:00Z">
              <w:rPr>
                <w:rFonts w:ascii="Consolas" w:hAnsi="Consolas" w:cs="Consolas"/>
                <w:color w:val="000000"/>
                <w:sz w:val="19"/>
                <w:szCs w:val="19"/>
              </w:rPr>
            </w:rPrChange>
          </w:rPr>
          <w:t xml:space="preserve"> </w:t>
        </w:r>
        <w:proofErr w:type="spellStart"/>
        <w:r w:rsidRPr="00C539EE">
          <w:rPr>
            <w:rFonts w:ascii="Consolas" w:hAnsi="Consolas" w:cs="Consolas"/>
            <w:color w:val="000000"/>
            <w:sz w:val="19"/>
            <w:szCs w:val="19"/>
            <w:lang w:val="en-US"/>
            <w:rPrChange w:id="217" w:author="CHANCEREL Nicolas" w:date="2017-05-18T10:12:00Z">
              <w:rPr>
                <w:rFonts w:ascii="Consolas" w:hAnsi="Consolas" w:cs="Consolas"/>
                <w:color w:val="000000"/>
                <w:sz w:val="19"/>
                <w:szCs w:val="19"/>
              </w:rPr>
            </w:rPrChange>
          </w:rPr>
          <w:t>myHex</w:t>
        </w:r>
        <w:proofErr w:type="spellEnd"/>
        <w:r w:rsidRPr="00C539EE">
          <w:rPr>
            <w:rFonts w:ascii="Consolas" w:hAnsi="Consolas" w:cs="Consolas"/>
            <w:color w:val="000000"/>
            <w:sz w:val="19"/>
            <w:szCs w:val="19"/>
            <w:lang w:val="en-US"/>
            <w:rPrChange w:id="218" w:author="CHANCEREL Nicolas" w:date="2017-05-18T10:12:00Z">
              <w:rPr>
                <w:rFonts w:ascii="Consolas" w:hAnsi="Consolas" w:cs="Consolas"/>
                <w:color w:val="000000"/>
                <w:sz w:val="19"/>
                <w:szCs w:val="19"/>
              </w:rPr>
            </w:rPrChange>
          </w:rPr>
          <w:t xml:space="preserve"> = </w:t>
        </w:r>
        <w:proofErr w:type="spellStart"/>
        <w:r w:rsidRPr="00C539EE">
          <w:rPr>
            <w:rFonts w:ascii="Consolas" w:hAnsi="Consolas" w:cs="Consolas"/>
            <w:color w:val="000000"/>
            <w:sz w:val="19"/>
            <w:szCs w:val="19"/>
            <w:lang w:val="en-US"/>
            <w:rPrChange w:id="219" w:author="CHANCEREL Nicolas" w:date="2017-05-18T10:12:00Z">
              <w:rPr>
                <w:rFonts w:ascii="Consolas" w:hAnsi="Consolas" w:cs="Consolas"/>
                <w:color w:val="000000"/>
                <w:sz w:val="19"/>
                <w:szCs w:val="19"/>
              </w:rPr>
            </w:rPrChange>
          </w:rPr>
          <w:t>Hvalues.ToString</w:t>
        </w:r>
        <w:proofErr w:type="spellEnd"/>
        <w:r w:rsidRPr="00C539EE">
          <w:rPr>
            <w:rFonts w:ascii="Consolas" w:hAnsi="Consolas" w:cs="Consolas"/>
            <w:color w:val="000000"/>
            <w:sz w:val="19"/>
            <w:szCs w:val="19"/>
            <w:lang w:val="en-US"/>
            <w:rPrChange w:id="220" w:author="CHANCEREL Nicolas" w:date="2017-05-18T10:12:00Z">
              <w:rPr>
                <w:rFonts w:ascii="Consolas" w:hAnsi="Consolas" w:cs="Consolas"/>
                <w:color w:val="000000"/>
                <w:sz w:val="19"/>
                <w:szCs w:val="19"/>
              </w:rPr>
            </w:rPrChange>
          </w:rPr>
          <w:t>(</w:t>
        </w:r>
        <w:r w:rsidRPr="00C539EE">
          <w:rPr>
            <w:rFonts w:ascii="Consolas" w:hAnsi="Consolas" w:cs="Consolas"/>
            <w:color w:val="A31515"/>
            <w:sz w:val="19"/>
            <w:szCs w:val="19"/>
            <w:lang w:val="en-US"/>
            <w:rPrChange w:id="221" w:author="CHANCEREL Nicolas" w:date="2017-05-18T10:12:00Z">
              <w:rPr>
                <w:rFonts w:ascii="Consolas" w:hAnsi="Consolas" w:cs="Consolas"/>
                <w:color w:val="A31515"/>
                <w:sz w:val="19"/>
                <w:szCs w:val="19"/>
              </w:rPr>
            </w:rPrChange>
          </w:rPr>
          <w:t>"X"</w:t>
        </w:r>
        <w:r w:rsidRPr="00C539EE">
          <w:rPr>
            <w:rFonts w:ascii="Consolas" w:hAnsi="Consolas" w:cs="Consolas"/>
            <w:color w:val="000000"/>
            <w:sz w:val="19"/>
            <w:szCs w:val="19"/>
            <w:lang w:val="en-US"/>
            <w:rPrChange w:id="222" w:author="CHANCEREL Nicolas" w:date="2017-05-18T10:12:00Z">
              <w:rPr>
                <w:rFonts w:ascii="Consolas" w:hAnsi="Consolas" w:cs="Consolas"/>
                <w:color w:val="000000"/>
                <w:sz w:val="19"/>
                <w:szCs w:val="19"/>
              </w:rPr>
            </w:rPrChange>
          </w:rPr>
          <w:t xml:space="preserve">) + </w:t>
        </w:r>
        <w:proofErr w:type="spellStart"/>
        <w:r w:rsidRPr="00C539EE">
          <w:rPr>
            <w:rFonts w:ascii="Consolas" w:hAnsi="Consolas" w:cs="Consolas"/>
            <w:color w:val="000000"/>
            <w:sz w:val="19"/>
            <w:szCs w:val="19"/>
            <w:lang w:val="en-US"/>
            <w:rPrChange w:id="223" w:author="CHANCEREL Nicolas" w:date="2017-05-18T10:12:00Z">
              <w:rPr>
                <w:rFonts w:ascii="Consolas" w:hAnsi="Consolas" w:cs="Consolas"/>
                <w:color w:val="000000"/>
                <w:sz w:val="19"/>
                <w:szCs w:val="19"/>
              </w:rPr>
            </w:rPrChange>
          </w:rPr>
          <w:t>Lvalues.ToString</w:t>
        </w:r>
        <w:proofErr w:type="spellEnd"/>
        <w:r w:rsidRPr="00C539EE">
          <w:rPr>
            <w:rFonts w:ascii="Consolas" w:hAnsi="Consolas" w:cs="Consolas"/>
            <w:color w:val="000000"/>
            <w:sz w:val="19"/>
            <w:szCs w:val="19"/>
            <w:lang w:val="en-US"/>
            <w:rPrChange w:id="224" w:author="CHANCEREL Nicolas" w:date="2017-05-18T10:12:00Z">
              <w:rPr>
                <w:rFonts w:ascii="Consolas" w:hAnsi="Consolas" w:cs="Consolas"/>
                <w:color w:val="000000"/>
                <w:sz w:val="19"/>
                <w:szCs w:val="19"/>
              </w:rPr>
            </w:rPrChange>
          </w:rPr>
          <w:t>(</w:t>
        </w:r>
        <w:r w:rsidRPr="00C539EE">
          <w:rPr>
            <w:rFonts w:ascii="Consolas" w:hAnsi="Consolas" w:cs="Consolas"/>
            <w:color w:val="A31515"/>
            <w:sz w:val="19"/>
            <w:szCs w:val="19"/>
            <w:lang w:val="en-US"/>
            <w:rPrChange w:id="225" w:author="CHANCEREL Nicolas" w:date="2017-05-18T10:12:00Z">
              <w:rPr>
                <w:rFonts w:ascii="Consolas" w:hAnsi="Consolas" w:cs="Consolas"/>
                <w:color w:val="A31515"/>
                <w:sz w:val="19"/>
                <w:szCs w:val="19"/>
              </w:rPr>
            </w:rPrChange>
          </w:rPr>
          <w:t>"X"</w:t>
        </w:r>
        <w:r w:rsidRPr="00C539EE">
          <w:rPr>
            <w:rFonts w:ascii="Consolas" w:hAnsi="Consolas" w:cs="Consolas"/>
            <w:color w:val="000000"/>
            <w:sz w:val="19"/>
            <w:szCs w:val="19"/>
            <w:lang w:val="en-US"/>
          </w:rPr>
          <w:t xml:space="preserve">); </w:t>
        </w:r>
      </w:ins>
    </w:p>
    <w:p w:rsidR="00C539EE" w:rsidRPr="00C539EE" w:rsidRDefault="00C539EE" w:rsidP="00C539EE">
      <w:pPr>
        <w:autoSpaceDE w:val="0"/>
        <w:autoSpaceDN w:val="0"/>
        <w:adjustRightInd w:val="0"/>
        <w:spacing w:after="0" w:line="240" w:lineRule="auto"/>
        <w:rPr>
          <w:ins w:id="226" w:author="CHANCEREL Nicolas" w:date="2017-05-18T10:12:00Z"/>
          <w:rFonts w:ascii="Consolas" w:hAnsi="Consolas" w:cs="Consolas"/>
          <w:color w:val="000000"/>
          <w:sz w:val="19"/>
          <w:szCs w:val="19"/>
          <w:lang w:val="en-US"/>
          <w:rPrChange w:id="227" w:author="CHANCEREL Nicolas" w:date="2017-05-18T10:12:00Z">
            <w:rPr>
              <w:ins w:id="228" w:author="CHANCEREL Nicolas" w:date="2017-05-18T10:12:00Z"/>
              <w:rFonts w:ascii="Consolas" w:hAnsi="Consolas" w:cs="Consolas"/>
              <w:color w:val="000000"/>
              <w:sz w:val="19"/>
              <w:szCs w:val="19"/>
            </w:rPr>
          </w:rPrChange>
        </w:rPr>
      </w:pPr>
    </w:p>
    <w:p w:rsidR="00C539EE" w:rsidRDefault="00C539EE" w:rsidP="00C539EE">
      <w:pPr>
        <w:rPr>
          <w:ins w:id="229" w:author="CHANCEREL Nicolas" w:date="2017-05-18T10:12:00Z"/>
          <w:rFonts w:ascii="Consolas" w:hAnsi="Consolas" w:cs="Consolas"/>
          <w:color w:val="008000"/>
          <w:sz w:val="19"/>
          <w:szCs w:val="19"/>
          <w:lang w:val="en-US"/>
        </w:rPr>
      </w:pPr>
      <w:ins w:id="230" w:author="CHANCEREL Nicolas" w:date="2017-05-18T10:12:00Z">
        <w:r w:rsidRPr="00C539EE">
          <w:rPr>
            <w:rFonts w:ascii="Consolas" w:hAnsi="Consolas" w:cs="Consolas"/>
            <w:color w:val="000000"/>
            <w:sz w:val="19"/>
            <w:szCs w:val="19"/>
            <w:lang w:val="en-US"/>
            <w:rPrChange w:id="231" w:author="CHANCEREL Nicolas" w:date="2017-05-18T10:12:00Z">
              <w:rPr>
                <w:rFonts w:ascii="Consolas" w:hAnsi="Consolas" w:cs="Consolas"/>
                <w:color w:val="000000"/>
                <w:sz w:val="19"/>
                <w:szCs w:val="19"/>
              </w:rPr>
            </w:rPrChange>
          </w:rPr>
          <w:t xml:space="preserve">    </w:t>
        </w:r>
        <w:proofErr w:type="spellStart"/>
        <w:r w:rsidRPr="00C539EE">
          <w:rPr>
            <w:rFonts w:ascii="Consolas" w:hAnsi="Consolas" w:cs="Consolas"/>
            <w:color w:val="0000FF"/>
            <w:sz w:val="19"/>
            <w:szCs w:val="19"/>
            <w:lang w:val="en-US"/>
            <w:rPrChange w:id="232" w:author="CHANCEREL Nicolas" w:date="2017-05-18T10:12:00Z">
              <w:rPr>
                <w:rFonts w:ascii="Consolas" w:hAnsi="Consolas" w:cs="Consolas"/>
                <w:color w:val="0000FF"/>
                <w:sz w:val="19"/>
                <w:szCs w:val="19"/>
              </w:rPr>
            </w:rPrChange>
          </w:rPr>
          <w:t>int</w:t>
        </w:r>
        <w:proofErr w:type="spellEnd"/>
        <w:r w:rsidRPr="00C539EE">
          <w:rPr>
            <w:rFonts w:ascii="Consolas" w:hAnsi="Consolas" w:cs="Consolas"/>
            <w:color w:val="000000"/>
            <w:sz w:val="19"/>
            <w:szCs w:val="19"/>
            <w:lang w:val="en-US"/>
            <w:rPrChange w:id="233" w:author="CHANCEREL Nicolas" w:date="2017-05-18T10:12:00Z">
              <w:rPr>
                <w:rFonts w:ascii="Consolas" w:hAnsi="Consolas" w:cs="Consolas"/>
                <w:color w:val="000000"/>
                <w:sz w:val="19"/>
                <w:szCs w:val="19"/>
              </w:rPr>
            </w:rPrChange>
          </w:rPr>
          <w:t xml:space="preserve"> </w:t>
        </w:r>
        <w:proofErr w:type="spellStart"/>
        <w:r w:rsidRPr="00C539EE">
          <w:rPr>
            <w:rFonts w:ascii="Consolas" w:hAnsi="Consolas" w:cs="Consolas"/>
            <w:color w:val="000000"/>
            <w:sz w:val="19"/>
            <w:szCs w:val="19"/>
            <w:lang w:val="en-US"/>
            <w:rPrChange w:id="234" w:author="CHANCEREL Nicolas" w:date="2017-05-18T10:12:00Z">
              <w:rPr>
                <w:rFonts w:ascii="Consolas" w:hAnsi="Consolas" w:cs="Consolas"/>
                <w:color w:val="000000"/>
                <w:sz w:val="19"/>
                <w:szCs w:val="19"/>
              </w:rPr>
            </w:rPrChange>
          </w:rPr>
          <w:t>TagRFID</w:t>
        </w:r>
        <w:proofErr w:type="spellEnd"/>
        <w:r w:rsidRPr="00C539EE">
          <w:rPr>
            <w:rFonts w:ascii="Consolas" w:hAnsi="Consolas" w:cs="Consolas"/>
            <w:color w:val="000000"/>
            <w:sz w:val="19"/>
            <w:szCs w:val="19"/>
            <w:lang w:val="en-US"/>
            <w:rPrChange w:id="235" w:author="CHANCEREL Nicolas" w:date="2017-05-18T10:12:00Z">
              <w:rPr>
                <w:rFonts w:ascii="Consolas" w:hAnsi="Consolas" w:cs="Consolas"/>
                <w:color w:val="000000"/>
                <w:sz w:val="19"/>
                <w:szCs w:val="19"/>
              </w:rPr>
            </w:rPrChange>
          </w:rPr>
          <w:t xml:space="preserve"> = </w:t>
        </w:r>
        <w:r w:rsidRPr="00C539EE">
          <w:rPr>
            <w:rFonts w:ascii="Consolas" w:hAnsi="Consolas" w:cs="Consolas"/>
            <w:color w:val="2B91AF"/>
            <w:sz w:val="19"/>
            <w:szCs w:val="19"/>
            <w:lang w:val="en-US"/>
            <w:rPrChange w:id="236" w:author="CHANCEREL Nicolas" w:date="2017-05-18T10:12:00Z">
              <w:rPr>
                <w:rFonts w:ascii="Consolas" w:hAnsi="Consolas" w:cs="Consolas"/>
                <w:color w:val="2B91AF"/>
                <w:sz w:val="19"/>
                <w:szCs w:val="19"/>
              </w:rPr>
            </w:rPrChange>
          </w:rPr>
          <w:t>Convert</w:t>
        </w:r>
        <w:r w:rsidRPr="00C539EE">
          <w:rPr>
            <w:rFonts w:ascii="Consolas" w:hAnsi="Consolas" w:cs="Consolas"/>
            <w:color w:val="000000"/>
            <w:sz w:val="19"/>
            <w:szCs w:val="19"/>
            <w:lang w:val="en-US"/>
          </w:rPr>
          <w:t>.ToInt32(</w:t>
        </w:r>
        <w:proofErr w:type="spellStart"/>
        <w:r w:rsidRPr="00C539EE">
          <w:rPr>
            <w:rFonts w:ascii="Consolas" w:hAnsi="Consolas" w:cs="Consolas"/>
            <w:color w:val="000000"/>
            <w:sz w:val="19"/>
            <w:szCs w:val="19"/>
            <w:lang w:val="en-US"/>
          </w:rPr>
          <w:t>myHex</w:t>
        </w:r>
        <w:proofErr w:type="spellEnd"/>
        <w:r w:rsidRPr="00C539EE">
          <w:rPr>
            <w:rFonts w:ascii="Consolas" w:hAnsi="Consolas" w:cs="Consolas"/>
            <w:color w:val="000000"/>
            <w:sz w:val="19"/>
            <w:szCs w:val="19"/>
            <w:lang w:val="en-US"/>
          </w:rPr>
          <w:t>, 16);</w:t>
        </w:r>
      </w:ins>
    </w:p>
    <w:p w:rsidR="00C539EE" w:rsidRPr="00C539EE" w:rsidRDefault="00C539EE" w:rsidP="00C539EE">
      <w:pPr>
        <w:rPr>
          <w:ins w:id="237" w:author="CHANCEREL Nicolas" w:date="2017-05-18T10:09:00Z"/>
          <w:sz w:val="24"/>
          <w:szCs w:val="24"/>
          <w:lang w:val="en-US"/>
          <w:rPrChange w:id="238" w:author="CHANCEREL Nicolas" w:date="2017-05-18T10:12:00Z">
            <w:rPr>
              <w:ins w:id="239" w:author="CHANCEREL Nicolas" w:date="2017-05-18T10:09:00Z"/>
              <w:sz w:val="24"/>
              <w:szCs w:val="24"/>
            </w:rPr>
          </w:rPrChange>
        </w:rPr>
      </w:pPr>
    </w:p>
    <w:p w:rsidR="00C539EE" w:rsidRPr="006932C8" w:rsidRDefault="006932C8">
      <w:pPr>
        <w:jc w:val="both"/>
        <w:rPr>
          <w:ins w:id="240" w:author="CHANCEREL Nicolas" w:date="2017-05-18T10:20:00Z"/>
          <w:sz w:val="24"/>
          <w:rPrChange w:id="241" w:author="CHANCEREL Nicolas" w:date="2017-05-18T10:21:00Z">
            <w:rPr>
              <w:ins w:id="242" w:author="CHANCEREL Nicolas" w:date="2017-05-18T10:20:00Z"/>
            </w:rPr>
          </w:rPrChange>
        </w:rPr>
        <w:pPrChange w:id="243" w:author="CHANCEREL Nicolas" w:date="2017-05-18T10:21:00Z">
          <w:pPr/>
        </w:pPrChange>
      </w:pPr>
      <w:ins w:id="244" w:author="CHANCEREL Nicolas" w:date="2017-05-18T10:18:00Z">
        <w:r w:rsidRPr="006932C8">
          <w:rPr>
            <w:sz w:val="24"/>
            <w:rPrChange w:id="245" w:author="CHANCEREL Nicolas" w:date="2017-05-18T10:21:00Z">
              <w:rPr>
                <w:rFonts w:ascii="Consolas" w:hAnsi="Consolas" w:cs="Consolas"/>
                <w:color w:val="000000"/>
                <w:sz w:val="19"/>
                <w:szCs w:val="19"/>
                <w:lang w:val="en-US"/>
              </w:rPr>
            </w:rPrChange>
          </w:rPr>
          <w:t>“</w:t>
        </w:r>
      </w:ins>
      <w:proofErr w:type="spellStart"/>
      <w:ins w:id="246" w:author="CHANCEREL Nicolas" w:date="2017-05-18T10:13:00Z">
        <w:r w:rsidRPr="006932C8">
          <w:rPr>
            <w:sz w:val="24"/>
            <w:rPrChange w:id="247" w:author="CHANCEREL Nicolas" w:date="2017-05-18T10:21:00Z">
              <w:rPr>
                <w:rFonts w:ascii="Consolas" w:hAnsi="Consolas" w:cs="Consolas"/>
                <w:color w:val="000000"/>
                <w:sz w:val="19"/>
                <w:szCs w:val="19"/>
                <w:lang w:val="en-US"/>
              </w:rPr>
            </w:rPrChange>
          </w:rPr>
          <w:t>Hvalues.ToString</w:t>
        </w:r>
        <w:proofErr w:type="spellEnd"/>
        <w:r w:rsidRPr="006932C8">
          <w:rPr>
            <w:sz w:val="24"/>
            <w:rPrChange w:id="248" w:author="CHANCEREL Nicolas" w:date="2017-05-18T10:21:00Z">
              <w:rPr>
                <w:rFonts w:ascii="Consolas" w:hAnsi="Consolas" w:cs="Consolas"/>
                <w:color w:val="000000"/>
                <w:sz w:val="19"/>
                <w:szCs w:val="19"/>
                <w:lang w:val="en-US"/>
              </w:rPr>
            </w:rPrChange>
          </w:rPr>
          <w:t>(</w:t>
        </w:r>
        <w:r w:rsidRPr="006932C8">
          <w:rPr>
            <w:sz w:val="24"/>
            <w:rPrChange w:id="249" w:author="CHANCEREL Nicolas" w:date="2017-05-18T10:21:00Z">
              <w:rPr>
                <w:rFonts w:ascii="Consolas" w:hAnsi="Consolas" w:cs="Consolas"/>
                <w:color w:val="A31515"/>
                <w:sz w:val="19"/>
                <w:szCs w:val="19"/>
                <w:lang w:val="en-US"/>
              </w:rPr>
            </w:rPrChange>
          </w:rPr>
          <w:t>"X"</w:t>
        </w:r>
        <w:r w:rsidRPr="006932C8">
          <w:rPr>
            <w:sz w:val="24"/>
            <w:rPrChange w:id="250" w:author="CHANCEREL Nicolas" w:date="2017-05-18T10:21:00Z">
              <w:rPr>
                <w:rFonts w:ascii="Consolas" w:hAnsi="Consolas" w:cs="Consolas"/>
                <w:color w:val="000000"/>
                <w:sz w:val="19"/>
                <w:szCs w:val="19"/>
                <w:lang w:val="en-US"/>
              </w:rPr>
            </w:rPrChange>
          </w:rPr>
          <w:t>)</w:t>
        </w:r>
      </w:ins>
      <w:ins w:id="251" w:author="CHANCEREL Nicolas" w:date="2017-05-18T10:18:00Z">
        <w:r w:rsidRPr="006932C8">
          <w:rPr>
            <w:sz w:val="24"/>
            <w:rPrChange w:id="252" w:author="CHANCEREL Nicolas" w:date="2017-05-18T10:21:00Z">
              <w:rPr>
                <w:rFonts w:ascii="Consolas" w:hAnsi="Consolas" w:cs="Consolas"/>
                <w:color w:val="000000"/>
                <w:sz w:val="19"/>
                <w:szCs w:val="19"/>
                <w:lang w:val="en-US"/>
              </w:rPr>
            </w:rPrChange>
          </w:rPr>
          <w:t xml:space="preserve">” sert </w:t>
        </w:r>
      </w:ins>
      <w:ins w:id="253" w:author="CHANCEREL Nicolas" w:date="2017-05-18T10:19:00Z">
        <w:r w:rsidRPr="006932C8">
          <w:rPr>
            <w:sz w:val="24"/>
            <w:rPrChange w:id="254" w:author="CHANCEREL Nicolas" w:date="2017-05-18T10:21:00Z">
              <w:rPr/>
            </w:rPrChange>
          </w:rPr>
          <w:t>à</w:t>
        </w:r>
      </w:ins>
      <w:ins w:id="255" w:author="CHANCEREL Nicolas" w:date="2017-05-18T10:18:00Z">
        <w:r w:rsidRPr="006932C8">
          <w:rPr>
            <w:sz w:val="24"/>
            <w:rPrChange w:id="256" w:author="CHANCEREL Nicolas" w:date="2017-05-18T10:21:00Z">
              <w:rPr>
                <w:rFonts w:ascii="Consolas" w:hAnsi="Consolas" w:cs="Consolas"/>
                <w:color w:val="000000"/>
                <w:sz w:val="19"/>
                <w:szCs w:val="19"/>
                <w:lang w:val="en-US"/>
              </w:rPr>
            </w:rPrChange>
          </w:rPr>
          <w:t xml:space="preserve"> convertir une valeur </w:t>
        </w:r>
      </w:ins>
      <w:ins w:id="257" w:author="CHANCEREL Nicolas" w:date="2017-05-18T10:57:00Z">
        <w:r w:rsidR="00F53438" w:rsidRPr="00F53438">
          <w:rPr>
            <w:sz w:val="24"/>
          </w:rPr>
          <w:t>décimal</w:t>
        </w:r>
      </w:ins>
      <w:ins w:id="258" w:author="CHANCEREL Nicolas" w:date="2017-05-18T10:18:00Z">
        <w:r w:rsidRPr="006932C8">
          <w:rPr>
            <w:sz w:val="24"/>
            <w:rPrChange w:id="259" w:author="CHANCEREL Nicolas" w:date="2017-05-18T10:21:00Z">
              <w:rPr>
                <w:rFonts w:ascii="Consolas" w:hAnsi="Consolas" w:cs="Consolas"/>
                <w:color w:val="000000"/>
                <w:sz w:val="19"/>
                <w:szCs w:val="19"/>
                <w:lang w:val="en-US"/>
              </w:rPr>
            </w:rPrChange>
          </w:rPr>
          <w:t xml:space="preserve"> en </w:t>
        </w:r>
      </w:ins>
      <w:ins w:id="260" w:author="CHANCEREL Nicolas" w:date="2017-05-18T10:57:00Z">
        <w:r w:rsidR="00F53438" w:rsidRPr="00F53438">
          <w:rPr>
            <w:sz w:val="24"/>
          </w:rPr>
          <w:t>hexadécimal</w:t>
        </w:r>
      </w:ins>
      <w:ins w:id="261" w:author="CHANCEREL Nicolas" w:date="2017-05-18T10:21:00Z">
        <w:r>
          <w:rPr>
            <w:sz w:val="24"/>
          </w:rPr>
          <w:t>.</w:t>
        </w:r>
      </w:ins>
    </w:p>
    <w:p w:rsidR="006932C8" w:rsidRDefault="006932C8">
      <w:pPr>
        <w:jc w:val="both"/>
        <w:rPr>
          <w:ins w:id="262" w:author="CHANCEREL Nicolas" w:date="2017-05-18T10:21:00Z"/>
          <w:sz w:val="24"/>
        </w:rPr>
        <w:pPrChange w:id="263" w:author="CHANCEREL Nicolas" w:date="2017-05-18T10:21:00Z">
          <w:pPr/>
        </w:pPrChange>
      </w:pPr>
      <w:ins w:id="264" w:author="CHANCEREL Nicolas" w:date="2017-05-18T10:20:00Z">
        <w:r w:rsidRPr="006932C8">
          <w:rPr>
            <w:sz w:val="24"/>
            <w:rPrChange w:id="265" w:author="CHANCEREL Nicolas" w:date="2017-05-18T10:21:00Z">
              <w:rPr/>
            </w:rPrChange>
          </w:rPr>
          <w:t>«Convert.ToInt32(</w:t>
        </w:r>
        <w:proofErr w:type="spellStart"/>
        <w:r w:rsidRPr="006932C8">
          <w:rPr>
            <w:sz w:val="24"/>
            <w:rPrChange w:id="266" w:author="CHANCEREL Nicolas" w:date="2017-05-18T10:21:00Z">
              <w:rPr>
                <w:rFonts w:ascii="Consolas" w:hAnsi="Consolas" w:cs="Consolas"/>
                <w:color w:val="000000"/>
                <w:sz w:val="19"/>
                <w:szCs w:val="19"/>
                <w:lang w:val="en-US"/>
              </w:rPr>
            </w:rPrChange>
          </w:rPr>
          <w:t>myHex</w:t>
        </w:r>
        <w:proofErr w:type="spellEnd"/>
        <w:r w:rsidRPr="006932C8">
          <w:rPr>
            <w:sz w:val="24"/>
            <w:rPrChange w:id="267" w:author="CHANCEREL Nicolas" w:date="2017-05-18T10:21:00Z">
              <w:rPr>
                <w:rFonts w:ascii="Consolas" w:hAnsi="Consolas" w:cs="Consolas"/>
                <w:color w:val="000000"/>
                <w:sz w:val="19"/>
                <w:szCs w:val="19"/>
                <w:lang w:val="en-US"/>
              </w:rPr>
            </w:rPrChange>
          </w:rPr>
          <w:t xml:space="preserve">, 16)” sert </w:t>
        </w:r>
      </w:ins>
      <w:ins w:id="268" w:author="CHANCEREL Nicolas" w:date="2017-05-18T10:56:00Z">
        <w:r w:rsidR="00F53438" w:rsidRPr="00F53438">
          <w:rPr>
            <w:sz w:val="24"/>
          </w:rPr>
          <w:t>à</w:t>
        </w:r>
      </w:ins>
      <w:ins w:id="269" w:author="CHANCEREL Nicolas" w:date="2017-05-18T10:20:00Z">
        <w:r w:rsidRPr="006932C8">
          <w:rPr>
            <w:sz w:val="24"/>
            <w:rPrChange w:id="270" w:author="CHANCEREL Nicolas" w:date="2017-05-18T10:21:00Z">
              <w:rPr>
                <w:rFonts w:ascii="Consolas" w:hAnsi="Consolas" w:cs="Consolas"/>
                <w:color w:val="000000"/>
                <w:sz w:val="19"/>
                <w:szCs w:val="19"/>
                <w:lang w:val="en-US"/>
              </w:rPr>
            </w:rPrChange>
          </w:rPr>
          <w:t xml:space="preserve"> convertir une valeur </w:t>
        </w:r>
      </w:ins>
      <w:ins w:id="271" w:author="CHANCEREL Nicolas" w:date="2017-05-18T10:57:00Z">
        <w:r w:rsidR="00F53438" w:rsidRPr="00F53438">
          <w:rPr>
            <w:sz w:val="24"/>
          </w:rPr>
          <w:t>hexadécimal</w:t>
        </w:r>
      </w:ins>
      <w:ins w:id="272" w:author="CHANCEREL Nicolas" w:date="2017-05-18T10:20:00Z">
        <w:r w:rsidRPr="006932C8">
          <w:rPr>
            <w:sz w:val="24"/>
            <w:rPrChange w:id="273" w:author="CHANCEREL Nicolas" w:date="2017-05-18T10:21:00Z">
              <w:rPr>
                <w:rFonts w:ascii="Consolas" w:hAnsi="Consolas" w:cs="Consolas"/>
                <w:color w:val="000000"/>
                <w:sz w:val="19"/>
                <w:szCs w:val="19"/>
                <w:lang w:val="en-US"/>
              </w:rPr>
            </w:rPrChange>
          </w:rPr>
          <w:t xml:space="preserve"> en </w:t>
        </w:r>
      </w:ins>
      <w:ins w:id="274" w:author="CHANCEREL Nicolas" w:date="2017-05-18T10:57:00Z">
        <w:r w:rsidR="00F53438" w:rsidRPr="00F53438">
          <w:rPr>
            <w:sz w:val="24"/>
          </w:rPr>
          <w:t>décimal</w:t>
        </w:r>
      </w:ins>
      <w:ins w:id="275" w:author="CHANCEREL Nicolas" w:date="2017-05-18T10:21:00Z">
        <w:r>
          <w:rPr>
            <w:sz w:val="24"/>
          </w:rPr>
          <w:t>.</w:t>
        </w:r>
      </w:ins>
    </w:p>
    <w:p w:rsidR="006932C8" w:rsidRDefault="00937542">
      <w:pPr>
        <w:jc w:val="center"/>
        <w:rPr>
          <w:ins w:id="276" w:author="CHANCEREL Nicolas" w:date="2017-05-18T10:29:00Z"/>
          <w:sz w:val="24"/>
        </w:rPr>
        <w:pPrChange w:id="277" w:author="CHANCEREL Nicolas" w:date="2017-05-18T10:42:00Z">
          <w:pPr/>
        </w:pPrChange>
      </w:pPr>
      <w:ins w:id="278" w:author="CHANCEREL Nicolas" w:date="2017-05-18T10:42:00Z">
        <w:r>
          <w:rPr>
            <w:noProof/>
            <w:sz w:val="40"/>
            <w:lang w:eastAsia="fr-FR"/>
          </w:rPr>
          <w:drawing>
            <wp:inline distT="0" distB="0" distL="0" distR="0" wp14:anchorId="2B65838B" wp14:editId="70743659">
              <wp:extent cx="4676027" cy="460389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8708" cy="4606538"/>
                      </a:xfrm>
                      <a:prstGeom prst="rect">
                        <a:avLst/>
                      </a:prstGeom>
                      <a:noFill/>
                      <a:ln>
                        <a:noFill/>
                      </a:ln>
                    </pic:spPr>
                  </pic:pic>
                </a:graphicData>
              </a:graphic>
            </wp:inline>
          </w:drawing>
        </w:r>
      </w:ins>
    </w:p>
    <w:p w:rsidR="0062133F" w:rsidRDefault="0062133F">
      <w:pPr>
        <w:jc w:val="center"/>
        <w:rPr>
          <w:ins w:id="279" w:author="CHANCEREL Nicolas" w:date="2017-05-18T10:36:00Z"/>
          <w:sz w:val="40"/>
        </w:rPr>
        <w:pPrChange w:id="280" w:author="CHANCEREL Nicolas" w:date="2017-05-18T10:22:00Z">
          <w:pPr/>
        </w:pPrChange>
      </w:pPr>
    </w:p>
    <w:p w:rsidR="00F53438" w:rsidRDefault="00F53438" w:rsidP="00F53438">
      <w:pPr>
        <w:jc w:val="center"/>
        <w:rPr>
          <w:ins w:id="281" w:author="CHANCEREL Nicolas" w:date="2017-05-18T11:10:00Z"/>
          <w:sz w:val="44"/>
          <w:szCs w:val="44"/>
        </w:rPr>
      </w:pPr>
      <w:ins w:id="282" w:author="CHANCEREL Nicolas" w:date="2017-05-18T10:58:00Z">
        <w:r>
          <w:rPr>
            <w:sz w:val="44"/>
            <w:szCs w:val="44"/>
          </w:rPr>
          <w:lastRenderedPageBreak/>
          <w:t>Fenêtre</w:t>
        </w:r>
      </w:ins>
      <w:ins w:id="283" w:author="CHANCEREL Nicolas" w:date="2017-05-18T11:31:00Z">
        <w:r w:rsidR="00245F6D">
          <w:rPr>
            <w:sz w:val="44"/>
            <w:szCs w:val="44"/>
          </w:rPr>
          <w:t>s</w:t>
        </w:r>
      </w:ins>
      <w:ins w:id="284" w:author="CHANCEREL Nicolas" w:date="2017-05-18T10:58:00Z">
        <w:r>
          <w:rPr>
            <w:sz w:val="44"/>
            <w:szCs w:val="44"/>
          </w:rPr>
          <w:t xml:space="preserve"> « Settings »</w:t>
        </w:r>
      </w:ins>
      <w:ins w:id="285" w:author="CHANCEREL Nicolas" w:date="2017-05-18T11:31:00Z">
        <w:r w:rsidR="00245F6D">
          <w:rPr>
            <w:sz w:val="44"/>
            <w:szCs w:val="44"/>
          </w:rPr>
          <w:t xml:space="preserve"> et </w:t>
        </w:r>
        <w:proofErr w:type="spellStart"/>
        <w:r w:rsidR="00245F6D">
          <w:rPr>
            <w:sz w:val="44"/>
            <w:szCs w:val="44"/>
          </w:rPr>
          <w:t>TestConnection</w:t>
        </w:r>
      </w:ins>
      <w:proofErr w:type="spellEnd"/>
    </w:p>
    <w:p w:rsidR="00A318F0" w:rsidRPr="00A318F0" w:rsidRDefault="00A318F0">
      <w:pPr>
        <w:ind w:firstLine="708"/>
        <w:jc w:val="both"/>
        <w:rPr>
          <w:ins w:id="286" w:author="CHANCEREL Nicolas" w:date="2017-05-18T10:58:00Z"/>
          <w:sz w:val="24"/>
          <w:szCs w:val="24"/>
          <w:rPrChange w:id="287" w:author="CHANCEREL Nicolas" w:date="2017-05-18T11:11:00Z">
            <w:rPr>
              <w:ins w:id="288" w:author="CHANCEREL Nicolas" w:date="2017-05-18T10:58:00Z"/>
              <w:sz w:val="44"/>
              <w:szCs w:val="44"/>
            </w:rPr>
          </w:rPrChange>
        </w:rPr>
        <w:pPrChange w:id="289" w:author="CHANCEREL Nicolas" w:date="2017-05-18T11:11:00Z">
          <w:pPr>
            <w:jc w:val="center"/>
          </w:pPr>
        </w:pPrChange>
      </w:pPr>
      <w:ins w:id="290" w:author="CHANCEREL Nicolas" w:date="2017-05-18T11:10:00Z">
        <w:r w:rsidRPr="00A318F0">
          <w:rPr>
            <w:sz w:val="24"/>
            <w:szCs w:val="24"/>
            <w:rPrChange w:id="291" w:author="CHANCEREL Nicolas" w:date="2017-05-18T11:11:00Z">
              <w:rPr>
                <w:rStyle w:val="sentence"/>
              </w:rPr>
            </w:rPrChange>
          </w:rPr>
          <w:t>Les paramètres d'application permettent de stocker et de récupérer dynamiquement des paramètres de propriété et d'autres informations pour votre application. Ils vous permettent également de conserver les préférences personnalisées d'utilisateur et d'application sur un ordinateur client.</w:t>
        </w:r>
      </w:ins>
    </w:p>
    <w:p w:rsidR="00F53438" w:rsidRPr="002670A1" w:rsidRDefault="00F53438" w:rsidP="00F53438">
      <w:pPr>
        <w:jc w:val="both"/>
        <w:rPr>
          <w:ins w:id="292" w:author="CHANCEREL Nicolas" w:date="2017-05-18T10:58:00Z"/>
          <w:sz w:val="40"/>
          <w:szCs w:val="40"/>
          <w:u w:val="single"/>
        </w:rPr>
      </w:pPr>
      <w:ins w:id="293" w:author="CHANCEREL Nicolas" w:date="2017-05-18T10:58:00Z">
        <w:r>
          <w:rPr>
            <w:sz w:val="40"/>
            <w:szCs w:val="40"/>
            <w:u w:val="single"/>
          </w:rPr>
          <w:t>Fonctionnement de</w:t>
        </w:r>
      </w:ins>
      <w:ins w:id="294" w:author="CHANCEREL Nicolas" w:date="2017-05-18T11:33:00Z">
        <w:r w:rsidR="00245F6D">
          <w:rPr>
            <w:sz w:val="40"/>
            <w:szCs w:val="40"/>
            <w:u w:val="single"/>
          </w:rPr>
          <w:t>s</w:t>
        </w:r>
      </w:ins>
      <w:ins w:id="295" w:author="CHANCEREL Nicolas" w:date="2017-05-18T10:58:00Z">
        <w:r>
          <w:rPr>
            <w:sz w:val="40"/>
            <w:szCs w:val="40"/>
            <w:u w:val="single"/>
          </w:rPr>
          <w:t xml:space="preserve"> fenêtre</w:t>
        </w:r>
        <w:r w:rsidR="00245F6D">
          <w:rPr>
            <w:sz w:val="40"/>
            <w:szCs w:val="40"/>
            <w:u w:val="single"/>
          </w:rPr>
          <w:t>s</w:t>
        </w:r>
        <w:r w:rsidRPr="00B76842">
          <w:rPr>
            <w:sz w:val="40"/>
            <w:szCs w:val="40"/>
            <w:u w:val="single"/>
          </w:rPr>
          <w:t>:</w:t>
        </w:r>
      </w:ins>
    </w:p>
    <w:p w:rsidR="00F53438" w:rsidRPr="00222352" w:rsidRDefault="00F53438" w:rsidP="00F53438">
      <w:pPr>
        <w:ind w:firstLine="708"/>
        <w:jc w:val="both"/>
        <w:rPr>
          <w:ins w:id="296" w:author="CHANCEREL Nicolas" w:date="2017-05-18T10:58:00Z"/>
          <w:sz w:val="24"/>
          <w:szCs w:val="24"/>
        </w:rPr>
      </w:pPr>
      <w:ins w:id="297" w:author="CHANCEREL Nicolas" w:date="2017-05-18T10:58:00Z">
        <w:r w:rsidRPr="00222352">
          <w:rPr>
            <w:sz w:val="24"/>
            <w:szCs w:val="24"/>
          </w:rPr>
          <w:t xml:space="preserve">La fenêtre </w:t>
        </w:r>
      </w:ins>
      <w:ins w:id="298" w:author="CHANCEREL Nicolas" w:date="2017-05-18T11:12:00Z">
        <w:r w:rsidR="00A318F0">
          <w:rPr>
            <w:sz w:val="24"/>
            <w:szCs w:val="24"/>
          </w:rPr>
          <w:t>Settings</w:t>
        </w:r>
      </w:ins>
      <w:ins w:id="299" w:author="CHANCEREL Nicolas" w:date="2017-05-18T10:58:00Z">
        <w:r w:rsidRPr="00222352">
          <w:rPr>
            <w:sz w:val="24"/>
            <w:szCs w:val="24"/>
          </w:rPr>
          <w:t xml:space="preserve"> est la fenêtre </w:t>
        </w:r>
      </w:ins>
      <w:ins w:id="300" w:author="CHANCEREL Nicolas" w:date="2017-05-18T11:13:00Z">
        <w:r w:rsidR="00A318F0">
          <w:rPr>
            <w:sz w:val="24"/>
            <w:szCs w:val="24"/>
          </w:rPr>
          <w:t xml:space="preserve">de configuration de l’application, l’utilisateur pourra y modifier </w:t>
        </w:r>
      </w:ins>
      <w:ins w:id="301" w:author="CHANCEREL Nicolas" w:date="2017-05-18T10:58:00Z">
        <w:r w:rsidRPr="00222352">
          <w:rPr>
            <w:sz w:val="24"/>
            <w:szCs w:val="24"/>
          </w:rPr>
          <w:t>:</w:t>
        </w:r>
      </w:ins>
    </w:p>
    <w:p w:rsidR="001B3BFE" w:rsidRDefault="00F53438">
      <w:pPr>
        <w:ind w:firstLine="708"/>
        <w:rPr>
          <w:ins w:id="302" w:author="CHANCEREL Nicolas" w:date="2017-05-18T11:15:00Z"/>
          <w:sz w:val="24"/>
          <w:szCs w:val="24"/>
        </w:rPr>
        <w:pPrChange w:id="303" w:author="CHANCEREL Nicolas" w:date="2017-05-18T11:15:00Z">
          <w:pPr/>
        </w:pPrChange>
      </w:pPr>
      <w:ins w:id="304" w:author="CHANCEREL Nicolas" w:date="2017-05-18T10:58:00Z">
        <w:r w:rsidRPr="00222352">
          <w:rPr>
            <w:sz w:val="24"/>
            <w:szCs w:val="24"/>
          </w:rPr>
          <w:t xml:space="preserve">- </w:t>
        </w:r>
      </w:ins>
      <w:ins w:id="305" w:author="CHANCEREL Nicolas" w:date="2017-05-18T11:14:00Z">
        <w:r w:rsidR="00A318F0">
          <w:rPr>
            <w:sz w:val="24"/>
            <w:szCs w:val="24"/>
          </w:rPr>
          <w:t xml:space="preserve">l’adresse de connexion </w:t>
        </w:r>
      </w:ins>
      <w:ins w:id="306" w:author="CHANCEREL Nicolas" w:date="2017-05-18T11:15:00Z">
        <w:r w:rsidR="001B3BFE">
          <w:rPr>
            <w:sz w:val="24"/>
            <w:szCs w:val="24"/>
          </w:rPr>
          <w:t>à</w:t>
        </w:r>
      </w:ins>
      <w:ins w:id="307" w:author="CHANCEREL Nicolas" w:date="2017-05-18T11:14:00Z">
        <w:r w:rsidR="00A318F0">
          <w:rPr>
            <w:sz w:val="24"/>
            <w:szCs w:val="24"/>
          </w:rPr>
          <w:t xml:space="preserve"> la base de données</w:t>
        </w:r>
      </w:ins>
      <w:ins w:id="308" w:author="CHANCEREL Nicolas" w:date="2017-05-18T11:15:00Z">
        <w:r w:rsidR="001B3BFE">
          <w:rPr>
            <w:sz w:val="24"/>
            <w:szCs w:val="24"/>
          </w:rPr>
          <w:t>,</w:t>
        </w:r>
      </w:ins>
    </w:p>
    <w:p w:rsidR="001B3BFE" w:rsidRDefault="001B3BFE">
      <w:pPr>
        <w:ind w:firstLine="708"/>
        <w:rPr>
          <w:ins w:id="309" w:author="CHANCEREL Nicolas" w:date="2017-05-18T11:15:00Z"/>
          <w:sz w:val="24"/>
          <w:szCs w:val="24"/>
        </w:rPr>
        <w:pPrChange w:id="310" w:author="CHANCEREL Nicolas" w:date="2017-05-18T11:15:00Z">
          <w:pPr/>
        </w:pPrChange>
      </w:pPr>
      <w:ins w:id="311" w:author="CHANCEREL Nicolas" w:date="2017-05-18T11:15:00Z">
        <w:r>
          <w:rPr>
            <w:sz w:val="24"/>
            <w:szCs w:val="24"/>
          </w:rPr>
          <w:t>- le nom de la base de données,</w:t>
        </w:r>
      </w:ins>
    </w:p>
    <w:p w:rsidR="001B3BFE" w:rsidRDefault="001B3BFE">
      <w:pPr>
        <w:ind w:firstLine="708"/>
        <w:rPr>
          <w:ins w:id="312" w:author="CHANCEREL Nicolas" w:date="2017-05-18T11:16:00Z"/>
          <w:sz w:val="24"/>
          <w:szCs w:val="24"/>
        </w:rPr>
        <w:pPrChange w:id="313" w:author="CHANCEREL Nicolas" w:date="2017-05-18T11:15:00Z">
          <w:pPr/>
        </w:pPrChange>
      </w:pPr>
      <w:ins w:id="314" w:author="CHANCEREL Nicolas" w:date="2017-05-18T11:15:00Z">
        <w:r>
          <w:rPr>
            <w:sz w:val="24"/>
            <w:szCs w:val="24"/>
          </w:rPr>
          <w:t xml:space="preserve">- </w:t>
        </w:r>
      </w:ins>
      <w:ins w:id="315" w:author="CHANCEREL Nicolas" w:date="2017-05-18T11:16:00Z">
        <w:r>
          <w:rPr>
            <w:sz w:val="24"/>
            <w:szCs w:val="24"/>
          </w:rPr>
          <w:t xml:space="preserve">l’identifiant de </w:t>
        </w:r>
      </w:ins>
      <w:ins w:id="316" w:author="CHANCEREL Nicolas" w:date="2017-05-18T11:15:00Z">
        <w:r>
          <w:rPr>
            <w:sz w:val="24"/>
            <w:szCs w:val="24"/>
          </w:rPr>
          <w:t xml:space="preserve">l’utilisateur </w:t>
        </w:r>
      </w:ins>
      <w:proofErr w:type="spellStart"/>
      <w:ins w:id="317" w:author="CHANCEREL Nicolas" w:date="2017-05-18T11:16:00Z">
        <w:r>
          <w:rPr>
            <w:sz w:val="24"/>
            <w:szCs w:val="24"/>
          </w:rPr>
          <w:t>MySql</w:t>
        </w:r>
        <w:proofErr w:type="spellEnd"/>
        <w:r>
          <w:rPr>
            <w:sz w:val="24"/>
            <w:szCs w:val="24"/>
          </w:rPr>
          <w:t>*</w:t>
        </w:r>
      </w:ins>
      <w:ins w:id="318" w:author="CHANCEREL Nicolas" w:date="2017-05-18T11:17:00Z">
        <w:r>
          <w:rPr>
            <w:sz w:val="24"/>
            <w:szCs w:val="24"/>
          </w:rPr>
          <w:t>,</w:t>
        </w:r>
      </w:ins>
    </w:p>
    <w:p w:rsidR="001B3BFE" w:rsidRDefault="001B3BFE">
      <w:pPr>
        <w:ind w:firstLine="708"/>
        <w:rPr>
          <w:ins w:id="319" w:author="CHANCEREL Nicolas" w:date="2017-05-18T11:16:00Z"/>
          <w:sz w:val="24"/>
          <w:szCs w:val="24"/>
        </w:rPr>
        <w:pPrChange w:id="320" w:author="CHANCEREL Nicolas" w:date="2017-05-18T11:15:00Z">
          <w:pPr/>
        </w:pPrChange>
      </w:pPr>
      <w:ins w:id="321" w:author="CHANCEREL Nicolas" w:date="2017-05-18T11:16:00Z">
        <w:r>
          <w:rPr>
            <w:sz w:val="24"/>
            <w:szCs w:val="24"/>
          </w:rPr>
          <w:t xml:space="preserve">- le mot de passe de l’utilisateur </w:t>
        </w:r>
        <w:proofErr w:type="spellStart"/>
        <w:r>
          <w:rPr>
            <w:sz w:val="24"/>
            <w:szCs w:val="24"/>
          </w:rPr>
          <w:t>MySql</w:t>
        </w:r>
      </w:ins>
      <w:proofErr w:type="spellEnd"/>
      <w:ins w:id="322" w:author="CHANCEREL Nicolas" w:date="2017-05-18T11:17:00Z">
        <w:r>
          <w:rPr>
            <w:sz w:val="24"/>
            <w:szCs w:val="24"/>
          </w:rPr>
          <w:t>,</w:t>
        </w:r>
      </w:ins>
    </w:p>
    <w:p w:rsidR="001B3BFE" w:rsidRDefault="001B3BFE">
      <w:pPr>
        <w:ind w:firstLine="708"/>
        <w:rPr>
          <w:ins w:id="323" w:author="CHANCEREL Nicolas" w:date="2017-05-18T11:17:00Z"/>
          <w:sz w:val="24"/>
          <w:szCs w:val="24"/>
        </w:rPr>
        <w:pPrChange w:id="324" w:author="CHANCEREL Nicolas" w:date="2017-05-18T11:15:00Z">
          <w:pPr/>
        </w:pPrChange>
      </w:pPr>
      <w:ins w:id="325" w:author="CHANCEREL Nicolas" w:date="2017-05-18T11:16:00Z">
        <w:r>
          <w:rPr>
            <w:sz w:val="24"/>
            <w:szCs w:val="24"/>
          </w:rPr>
          <w:t>-</w:t>
        </w:r>
      </w:ins>
      <w:ins w:id="326" w:author="CHANCEREL Nicolas" w:date="2017-05-18T11:17:00Z">
        <w:r>
          <w:rPr>
            <w:sz w:val="24"/>
            <w:szCs w:val="24"/>
          </w:rPr>
          <w:t xml:space="preserve"> l’adresse de connexion à la station RFID,</w:t>
        </w:r>
      </w:ins>
    </w:p>
    <w:p w:rsidR="001B3BFE" w:rsidRDefault="001B3BFE">
      <w:pPr>
        <w:ind w:firstLine="708"/>
        <w:rPr>
          <w:ins w:id="327" w:author="CHANCEREL Nicolas" w:date="2017-05-18T11:17:00Z"/>
          <w:sz w:val="24"/>
          <w:szCs w:val="24"/>
        </w:rPr>
        <w:pPrChange w:id="328" w:author="CHANCEREL Nicolas" w:date="2017-05-18T11:15:00Z">
          <w:pPr/>
        </w:pPrChange>
      </w:pPr>
      <w:ins w:id="329" w:author="CHANCEREL Nicolas" w:date="2017-05-18T11:17:00Z">
        <w:r>
          <w:rPr>
            <w:sz w:val="24"/>
            <w:szCs w:val="24"/>
          </w:rPr>
          <w:t>-l’adresse de connexion à l’automate.</w:t>
        </w:r>
      </w:ins>
    </w:p>
    <w:p w:rsidR="001B3BFE" w:rsidRDefault="001B3BFE" w:rsidP="001B3BFE">
      <w:pPr>
        <w:rPr>
          <w:ins w:id="330" w:author="CHANCEREL Nicolas" w:date="2017-05-18T11:15:00Z"/>
          <w:sz w:val="24"/>
          <w:szCs w:val="24"/>
        </w:rPr>
      </w:pPr>
      <w:ins w:id="331" w:author="CHANCEREL Nicolas" w:date="2017-05-18T11:18:00Z">
        <w:r>
          <w:rPr>
            <w:sz w:val="24"/>
            <w:szCs w:val="24"/>
          </w:rPr>
          <w:t>Puis effectuer des Test de Connexion vers l’automate, la station RFID et la base de données.</w:t>
        </w:r>
      </w:ins>
      <w:ins w:id="332" w:author="CHANCEREL Nicolas" w:date="2017-05-18T11:23:00Z">
        <w:r>
          <w:rPr>
            <w:sz w:val="24"/>
            <w:szCs w:val="24"/>
          </w:rPr>
          <w:t xml:space="preserve"> </w:t>
        </w:r>
      </w:ins>
    </w:p>
    <w:p w:rsidR="00245F6D" w:rsidRPr="00245F6D" w:rsidRDefault="00245F6D" w:rsidP="00245F6D">
      <w:pPr>
        <w:rPr>
          <w:ins w:id="333" w:author="CHANCEREL Nicolas" w:date="2017-05-18T10:36:00Z"/>
          <w:sz w:val="24"/>
          <w:szCs w:val="24"/>
        </w:rPr>
      </w:pPr>
    </w:p>
    <w:p w:rsidR="002B4707" w:rsidRDefault="00245F6D">
      <w:pPr>
        <w:jc w:val="both"/>
        <w:rPr>
          <w:ins w:id="334" w:author="CHANCEREL Nicolas" w:date="2017-05-18T11:35:00Z"/>
          <w:sz w:val="40"/>
          <w:szCs w:val="40"/>
          <w:u w:val="single"/>
        </w:rPr>
        <w:pPrChange w:id="335" w:author="CHANCEREL Nicolas" w:date="2017-05-18T11:34:00Z">
          <w:pPr/>
        </w:pPrChange>
      </w:pPr>
      <w:ins w:id="336" w:author="CHANCEREL Nicolas" w:date="2017-05-18T11:02:00Z">
        <w:r w:rsidRPr="002B4707">
          <w:rPr>
            <w:noProof/>
            <w:sz w:val="40"/>
            <w:lang w:eastAsia="fr-FR"/>
          </w:rPr>
          <w:drawing>
            <wp:anchor distT="0" distB="0" distL="114300" distR="114300" simplePos="0" relativeHeight="251640320" behindDoc="0" locked="0" layoutInCell="1" allowOverlap="1">
              <wp:simplePos x="0" y="0"/>
              <wp:positionH relativeFrom="column">
                <wp:posOffset>502920</wp:posOffset>
              </wp:positionH>
              <wp:positionV relativeFrom="paragraph">
                <wp:posOffset>955040</wp:posOffset>
              </wp:positionV>
              <wp:extent cx="1854835" cy="137160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54835" cy="1371600"/>
                      </a:xfrm>
                      <a:prstGeom prst="rect">
                        <a:avLst/>
                      </a:prstGeom>
                      <a:noFill/>
                      <a:ln>
                        <a:noFill/>
                      </a:ln>
                    </pic:spPr>
                  </pic:pic>
                </a:graphicData>
              </a:graphic>
              <wp14:sizeRelH relativeFrom="page">
                <wp14:pctWidth>0</wp14:pctWidth>
              </wp14:sizeRelH>
              <wp14:sizeRelV relativeFrom="page">
                <wp14:pctHeight>0</wp14:pctHeight>
              </wp14:sizeRelV>
            </wp:anchor>
          </w:drawing>
        </w:r>
      </w:ins>
      <w:ins w:id="337" w:author="CHANCEREL Nicolas" w:date="2017-05-18T11:34:00Z">
        <w:r w:rsidRPr="002B4707">
          <w:rPr>
            <w:noProof/>
            <w:sz w:val="40"/>
            <w:lang w:eastAsia="fr-FR"/>
          </w:rPr>
          <w:drawing>
            <wp:anchor distT="0" distB="0" distL="114300" distR="114300" simplePos="0" relativeHeight="251648512" behindDoc="1" locked="0" layoutInCell="1" allowOverlap="1">
              <wp:simplePos x="0" y="0"/>
              <wp:positionH relativeFrom="column">
                <wp:posOffset>2746375</wp:posOffset>
              </wp:positionH>
              <wp:positionV relativeFrom="paragraph">
                <wp:posOffset>530358</wp:posOffset>
              </wp:positionV>
              <wp:extent cx="2509520" cy="2360295"/>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09520" cy="2360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4707">
          <w:rPr>
            <w:sz w:val="40"/>
            <w:szCs w:val="40"/>
            <w:u w:val="single"/>
          </w:rPr>
          <w:t>Diagrammes de classes :</w:t>
        </w:r>
      </w:ins>
    </w:p>
    <w:p w:rsidR="002B4707" w:rsidRDefault="002B4707">
      <w:pPr>
        <w:jc w:val="both"/>
        <w:rPr>
          <w:ins w:id="338" w:author="CHANCEREL Nicolas" w:date="2017-05-18T11:35:00Z"/>
          <w:sz w:val="40"/>
          <w:szCs w:val="40"/>
          <w:u w:val="single"/>
        </w:rPr>
        <w:pPrChange w:id="339" w:author="CHANCEREL Nicolas" w:date="2017-05-18T11:34:00Z">
          <w:pPr/>
        </w:pPrChange>
      </w:pPr>
    </w:p>
    <w:p w:rsidR="002B4707" w:rsidRDefault="002B4707">
      <w:pPr>
        <w:jc w:val="both"/>
        <w:rPr>
          <w:ins w:id="340" w:author="CHANCEREL Nicolas" w:date="2017-05-18T11:35:00Z"/>
          <w:sz w:val="40"/>
          <w:szCs w:val="40"/>
          <w:u w:val="single"/>
        </w:rPr>
        <w:pPrChange w:id="341" w:author="CHANCEREL Nicolas" w:date="2017-05-18T11:34:00Z">
          <w:pPr/>
        </w:pPrChange>
      </w:pPr>
    </w:p>
    <w:p w:rsidR="002B4707" w:rsidRDefault="002B4707">
      <w:pPr>
        <w:jc w:val="both"/>
        <w:rPr>
          <w:ins w:id="342" w:author="CHANCEREL Nicolas" w:date="2017-05-18T11:35:00Z"/>
          <w:sz w:val="40"/>
          <w:szCs w:val="40"/>
          <w:u w:val="single"/>
        </w:rPr>
        <w:pPrChange w:id="343" w:author="CHANCEREL Nicolas" w:date="2017-05-18T11:34:00Z">
          <w:pPr/>
        </w:pPrChange>
      </w:pPr>
    </w:p>
    <w:p w:rsidR="002B4707" w:rsidRDefault="002B4707">
      <w:pPr>
        <w:jc w:val="both"/>
        <w:rPr>
          <w:ins w:id="344" w:author="CHANCEREL Nicolas" w:date="2017-05-18T11:35:00Z"/>
          <w:sz w:val="40"/>
          <w:szCs w:val="40"/>
          <w:u w:val="single"/>
        </w:rPr>
        <w:pPrChange w:id="345" w:author="CHANCEREL Nicolas" w:date="2017-05-18T11:34:00Z">
          <w:pPr/>
        </w:pPrChange>
      </w:pPr>
    </w:p>
    <w:p w:rsidR="002B4707" w:rsidRDefault="002B4707">
      <w:pPr>
        <w:jc w:val="both"/>
        <w:rPr>
          <w:ins w:id="346" w:author="CHANCEREL Nicolas" w:date="2017-05-18T11:35:00Z"/>
          <w:sz w:val="40"/>
          <w:szCs w:val="40"/>
          <w:u w:val="single"/>
        </w:rPr>
        <w:pPrChange w:id="347" w:author="CHANCEREL Nicolas" w:date="2017-05-18T11:34:00Z">
          <w:pPr/>
        </w:pPrChange>
      </w:pPr>
    </w:p>
    <w:p w:rsidR="002B4707" w:rsidRDefault="002B4707">
      <w:pPr>
        <w:jc w:val="both"/>
        <w:rPr>
          <w:ins w:id="348" w:author="CHANCEREL Nicolas" w:date="2017-05-18T11:37:00Z"/>
          <w:sz w:val="40"/>
          <w:szCs w:val="40"/>
          <w:u w:val="single"/>
        </w:rPr>
        <w:pPrChange w:id="349" w:author="CHANCEREL Nicolas" w:date="2017-05-18T11:34:00Z">
          <w:pPr/>
        </w:pPrChange>
      </w:pPr>
      <w:ins w:id="350" w:author="CHANCEREL Nicolas" w:date="2017-05-18T11:48:00Z">
        <w:r w:rsidRPr="002B4707">
          <w:rPr>
            <w:noProof/>
            <w:sz w:val="40"/>
            <w:szCs w:val="40"/>
            <w:lang w:eastAsia="fr-FR"/>
            <w:rPrChange w:id="351" w:author="CHANCEREL Nicolas" w:date="2017-05-18T11:48:00Z">
              <w:rPr>
                <w:noProof/>
                <w:sz w:val="40"/>
                <w:szCs w:val="40"/>
                <w:u w:val="single"/>
                <w:lang w:eastAsia="fr-FR"/>
              </w:rPr>
            </w:rPrChange>
          </w:rPr>
          <w:lastRenderedPageBreak/>
          <w:drawing>
            <wp:anchor distT="0" distB="0" distL="114300" distR="114300" simplePos="0" relativeHeight="251650560" behindDoc="1" locked="0" layoutInCell="1" allowOverlap="1">
              <wp:simplePos x="0" y="0"/>
              <wp:positionH relativeFrom="column">
                <wp:posOffset>3810</wp:posOffset>
              </wp:positionH>
              <wp:positionV relativeFrom="paragraph">
                <wp:posOffset>4607560</wp:posOffset>
              </wp:positionV>
              <wp:extent cx="5760720" cy="1828800"/>
              <wp:effectExtent l="0" t="0" r="0" b="0"/>
              <wp:wrapTight wrapText="bothSides">
                <wp:wrapPolygon edited="0">
                  <wp:start x="0" y="0"/>
                  <wp:lineTo x="0" y="21375"/>
                  <wp:lineTo x="21500" y="21375"/>
                  <wp:lineTo x="21500"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28800"/>
                      </a:xfrm>
                      <a:prstGeom prst="rect">
                        <a:avLst/>
                      </a:prstGeom>
                      <a:noFill/>
                      <a:ln>
                        <a:noFill/>
                      </a:ln>
                    </pic:spPr>
                  </pic:pic>
                </a:graphicData>
              </a:graphic>
              <wp14:sizeRelH relativeFrom="page">
                <wp14:pctWidth>0</wp14:pctWidth>
              </wp14:sizeRelH>
              <wp14:sizeRelV relativeFrom="page">
                <wp14:pctHeight>0</wp14:pctHeight>
              </wp14:sizeRelV>
            </wp:anchor>
          </w:drawing>
        </w:r>
      </w:ins>
      <w:ins w:id="352" w:author="CHANCEREL Nicolas" w:date="2017-05-18T11:44:00Z">
        <w:r w:rsidRPr="002B4707">
          <w:rPr>
            <w:noProof/>
            <w:sz w:val="40"/>
            <w:szCs w:val="40"/>
            <w:lang w:eastAsia="fr-FR"/>
            <w:rPrChange w:id="353" w:author="CHANCEREL Nicolas" w:date="2017-05-18T11:44:00Z">
              <w:rPr>
                <w:noProof/>
                <w:sz w:val="40"/>
                <w:szCs w:val="40"/>
                <w:u w:val="single"/>
                <w:lang w:eastAsia="fr-FR"/>
              </w:rPr>
            </w:rPrChange>
          </w:rPr>
          <w:drawing>
            <wp:anchor distT="0" distB="0" distL="114300" distR="114300" simplePos="0" relativeHeight="251649536" behindDoc="1" locked="0" layoutInCell="1" allowOverlap="1">
              <wp:simplePos x="0" y="0"/>
              <wp:positionH relativeFrom="column">
                <wp:posOffset>3810</wp:posOffset>
              </wp:positionH>
              <wp:positionV relativeFrom="paragraph">
                <wp:posOffset>598805</wp:posOffset>
              </wp:positionV>
              <wp:extent cx="5762625" cy="3933825"/>
              <wp:effectExtent l="0" t="0" r="0" b="0"/>
              <wp:wrapTight wrapText="bothSides">
                <wp:wrapPolygon edited="0">
                  <wp:start x="0" y="0"/>
                  <wp:lineTo x="0" y="21548"/>
                  <wp:lineTo x="21564" y="21548"/>
                  <wp:lineTo x="21564"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3933825"/>
                      </a:xfrm>
                      <a:prstGeom prst="rect">
                        <a:avLst/>
                      </a:prstGeom>
                      <a:noFill/>
                      <a:ln>
                        <a:noFill/>
                      </a:ln>
                    </pic:spPr>
                  </pic:pic>
                </a:graphicData>
              </a:graphic>
              <wp14:sizeRelH relativeFrom="page">
                <wp14:pctWidth>0</wp14:pctWidth>
              </wp14:sizeRelH>
              <wp14:sizeRelV relativeFrom="page">
                <wp14:pctHeight>0</wp14:pctHeight>
              </wp14:sizeRelV>
            </wp:anchor>
          </w:drawing>
        </w:r>
      </w:ins>
      <w:ins w:id="354" w:author="CHANCEREL Nicolas" w:date="2017-05-18T11:37:00Z">
        <w:r>
          <w:rPr>
            <w:sz w:val="40"/>
            <w:szCs w:val="40"/>
            <w:u w:val="single"/>
          </w:rPr>
          <w:t>Utilisation des Paramètres d’applications</w:t>
        </w:r>
        <w:r w:rsidRPr="002B4707">
          <w:rPr>
            <w:sz w:val="40"/>
            <w:szCs w:val="40"/>
            <w:u w:val="single"/>
          </w:rPr>
          <w:t xml:space="preserve"> :</w:t>
        </w:r>
      </w:ins>
    </w:p>
    <w:p w:rsidR="002B4707" w:rsidRDefault="006E7717">
      <w:pPr>
        <w:jc w:val="both"/>
        <w:rPr>
          <w:ins w:id="355" w:author="CHANCEREL Nicolas" w:date="2017-05-18T11:37:00Z"/>
          <w:sz w:val="40"/>
          <w:szCs w:val="40"/>
          <w:u w:val="single"/>
        </w:rPr>
        <w:pPrChange w:id="356" w:author="CHANCEREL Nicolas" w:date="2017-05-18T11:34:00Z">
          <w:pPr/>
        </w:pPrChange>
      </w:pPr>
      <w:ins w:id="357" w:author="CHANCEREL Nicolas" w:date="2017-05-18T11:51:00Z">
        <w:r>
          <w:rPr>
            <w:sz w:val="40"/>
            <w:szCs w:val="40"/>
            <w:u w:val="single"/>
          </w:rPr>
          <w:t xml:space="preserve">Portée Utilisateur et </w:t>
        </w:r>
        <w:proofErr w:type="spellStart"/>
        <w:r>
          <w:rPr>
            <w:sz w:val="40"/>
            <w:szCs w:val="40"/>
            <w:u w:val="single"/>
          </w:rPr>
          <w:t>APPlication</w:t>
        </w:r>
        <w:proofErr w:type="spellEnd"/>
        <w:r>
          <w:rPr>
            <w:sz w:val="40"/>
            <w:szCs w:val="40"/>
            <w:u w:val="single"/>
          </w:rPr>
          <w:t> ?????</w:t>
        </w:r>
      </w:ins>
    </w:p>
    <w:p w:rsidR="006E7717" w:rsidRDefault="006E7717">
      <w:pPr>
        <w:rPr>
          <w:ins w:id="358" w:author="CHANCEREL Nicolas" w:date="2017-05-18T11:51:00Z"/>
          <w:sz w:val="40"/>
          <w:szCs w:val="40"/>
          <w:u w:val="single"/>
        </w:rPr>
      </w:pPr>
      <w:ins w:id="359" w:author="CHANCEREL Nicolas" w:date="2017-05-18T11:51:00Z">
        <w:r>
          <w:rPr>
            <w:sz w:val="40"/>
            <w:szCs w:val="40"/>
            <w:u w:val="single"/>
          </w:rPr>
          <w:br w:type="page"/>
        </w:r>
      </w:ins>
    </w:p>
    <w:p w:rsidR="00EB0192" w:rsidRPr="005709AF" w:rsidRDefault="004D78ED">
      <w:pPr>
        <w:jc w:val="both"/>
        <w:rPr>
          <w:ins w:id="360" w:author="CHANCEREL Nicolas" w:date="2017-05-18T11:54:00Z"/>
          <w:sz w:val="36"/>
          <w:szCs w:val="40"/>
          <w:u w:val="single"/>
        </w:rPr>
        <w:pPrChange w:id="361" w:author="CHANCEREL Nicolas" w:date="2017-05-18T11:34:00Z">
          <w:pPr/>
        </w:pPrChange>
      </w:pPr>
      <w:del w:id="362" w:author="CHANCEREL Nicolas" w:date="2017-05-18T10:34:00Z">
        <w:r>
          <w:rPr>
            <w:noProof/>
            <w:sz w:val="36"/>
            <w:lang w:eastAsia="fr-FR"/>
            <w:rPrChange w:id="363" w:author="CHANCEREL Nicolas" w:date="2017-05-18T12:02:00Z">
              <w:rPr>
                <w:noProof/>
                <w:sz w:val="36"/>
                <w:lang w:eastAsia="fr-FR"/>
              </w:rPr>
            </w:rPrChange>
          </w:rPr>
          <w:lastRenderedPageBreak/>
          <w:pict>
            <v:shape id="_x0000_s1060" type="#_x0000_t32" style="position:absolute;left:0;text-align:left;margin-left:157.25pt;margin-top:27pt;width:0;height:44.85pt;z-index:251674112" o:connectortype="straight" strokecolor="#00b050" strokeweight="1pt">
              <v:stroke dashstyle="dash" endarrow="block"/>
              <v:shadow color="#868686"/>
            </v:shape>
          </w:pict>
        </w:r>
      </w:del>
      <w:ins w:id="364" w:author="CHANCEREL Nicolas" w:date="2017-05-18T12:00:00Z">
        <w:r w:rsidR="005709AF" w:rsidRPr="005709AF">
          <w:rPr>
            <w:sz w:val="36"/>
            <w:szCs w:val="40"/>
            <w:u w:val="single"/>
          </w:rPr>
          <w:t>Récupération</w:t>
        </w:r>
      </w:ins>
      <w:ins w:id="365" w:author="CHANCEREL Nicolas" w:date="2017-05-18T11:53:00Z">
        <w:r w:rsidR="006E7717" w:rsidRPr="005709AF">
          <w:rPr>
            <w:sz w:val="36"/>
            <w:szCs w:val="40"/>
            <w:u w:val="single"/>
            <w:rPrChange w:id="366" w:author="CHANCEREL Nicolas" w:date="2017-05-18T12:02:00Z">
              <w:rPr>
                <w:sz w:val="40"/>
                <w:szCs w:val="40"/>
                <w:u w:val="single"/>
              </w:rPr>
            </w:rPrChange>
          </w:rPr>
          <w:t xml:space="preserve"> des valeurs dans le constructeur</w:t>
        </w:r>
      </w:ins>
      <w:ins w:id="367" w:author="CHANCEREL Nicolas" w:date="2017-05-18T11:54:00Z">
        <w:r w:rsidR="006E7717" w:rsidRPr="005709AF">
          <w:rPr>
            <w:sz w:val="36"/>
            <w:szCs w:val="40"/>
            <w:u w:val="single"/>
          </w:rPr>
          <w:t> :</w:t>
        </w:r>
      </w:ins>
    </w:p>
    <w:p w:rsidR="006E7717" w:rsidRPr="005709AF" w:rsidRDefault="006E7717" w:rsidP="006E7717">
      <w:pPr>
        <w:autoSpaceDE w:val="0"/>
        <w:autoSpaceDN w:val="0"/>
        <w:adjustRightInd w:val="0"/>
        <w:spacing w:after="0" w:line="240" w:lineRule="auto"/>
        <w:rPr>
          <w:ins w:id="368" w:author="CHANCEREL Nicolas" w:date="2017-05-18T11:55:00Z"/>
          <w:rFonts w:cs="Consolas"/>
          <w:color w:val="000000"/>
          <w:sz w:val="19"/>
          <w:szCs w:val="19"/>
          <w:lang w:val="en-US"/>
          <w:rPrChange w:id="369" w:author="CHANCEREL Nicolas" w:date="2017-05-18T12:02:00Z">
            <w:rPr>
              <w:ins w:id="370" w:author="CHANCEREL Nicolas" w:date="2017-05-18T11:55:00Z"/>
              <w:rFonts w:ascii="Consolas" w:hAnsi="Consolas" w:cs="Consolas"/>
              <w:color w:val="000000"/>
              <w:sz w:val="19"/>
              <w:szCs w:val="19"/>
            </w:rPr>
          </w:rPrChange>
        </w:rPr>
      </w:pPr>
      <w:ins w:id="371" w:author="CHANCEREL Nicolas" w:date="2017-05-18T11:55:00Z">
        <w:r w:rsidRPr="005709AF">
          <w:rPr>
            <w:rFonts w:cs="Consolas"/>
            <w:color w:val="000000"/>
            <w:sz w:val="19"/>
            <w:szCs w:val="19"/>
            <w:lang w:val="en-US"/>
            <w:rPrChange w:id="372" w:author="CHANCEREL Nicolas" w:date="2017-05-18T12:02:00Z">
              <w:rPr>
                <w:rFonts w:ascii="Consolas" w:hAnsi="Consolas" w:cs="Consolas"/>
                <w:color w:val="000000"/>
                <w:sz w:val="19"/>
                <w:szCs w:val="19"/>
              </w:rPr>
            </w:rPrChange>
          </w:rPr>
          <w:t xml:space="preserve">   </w:t>
        </w:r>
      </w:ins>
    </w:p>
    <w:p w:rsidR="006E7717" w:rsidRPr="005709AF" w:rsidRDefault="004D78ED" w:rsidP="006E7717">
      <w:pPr>
        <w:autoSpaceDE w:val="0"/>
        <w:autoSpaceDN w:val="0"/>
        <w:adjustRightInd w:val="0"/>
        <w:spacing w:after="0" w:line="240" w:lineRule="auto"/>
        <w:rPr>
          <w:ins w:id="373" w:author="CHANCEREL Nicolas" w:date="2017-05-18T11:55:00Z"/>
          <w:rFonts w:cs="Consolas"/>
          <w:color w:val="000000"/>
          <w:sz w:val="19"/>
          <w:szCs w:val="19"/>
          <w:lang w:val="en-US"/>
          <w:rPrChange w:id="374" w:author="CHANCEREL Nicolas" w:date="2017-05-18T12:02:00Z">
            <w:rPr>
              <w:ins w:id="375" w:author="CHANCEREL Nicolas" w:date="2017-05-18T11:55:00Z"/>
              <w:rFonts w:ascii="Consolas" w:hAnsi="Consolas" w:cs="Consolas"/>
              <w:color w:val="000000"/>
              <w:sz w:val="19"/>
              <w:szCs w:val="19"/>
            </w:rPr>
          </w:rPrChange>
        </w:rPr>
      </w:pPr>
      <w:ins w:id="376" w:author="CHANCEREL Nicolas" w:date="2017-05-18T11:55:00Z">
        <w:r>
          <w:rPr>
            <w:rFonts w:cs="Consolas"/>
            <w:noProof/>
            <w:color w:val="000000"/>
            <w:sz w:val="19"/>
            <w:szCs w:val="19"/>
            <w:lang w:eastAsia="fr-FR"/>
            <w:rPrChange w:id="377" w:author="CHANCEREL Nicolas" w:date="2017-05-18T12:02:00Z">
              <w:rPr>
                <w:rFonts w:cs="Consolas"/>
                <w:noProof/>
                <w:color w:val="000000"/>
                <w:sz w:val="19"/>
                <w:szCs w:val="19"/>
                <w:lang w:eastAsia="fr-FR"/>
              </w:rPr>
            </w:rPrChange>
          </w:rPr>
          <w:pict>
            <v:roundrect id="_x0000_s1066" style="position:absolute;margin-left:.95pt;margin-top:4.85pt;width:452.25pt;height:137.05pt;z-index:251675136" arcsize="2785f" filled="f" fillcolor="white [3201]" strokecolor="#00b050" strokeweight="1pt">
              <v:stroke dashstyle="dash"/>
              <v:shadow color="#868686"/>
            </v:roundrect>
          </w:pict>
        </w:r>
        <w:r w:rsidR="006E7717" w:rsidRPr="005709AF">
          <w:rPr>
            <w:rFonts w:cs="Consolas"/>
            <w:color w:val="000000"/>
            <w:sz w:val="19"/>
            <w:szCs w:val="19"/>
            <w:lang w:val="en-US"/>
            <w:rPrChange w:id="378" w:author="CHANCEREL Nicolas" w:date="2017-05-18T12:02:00Z">
              <w:rPr>
                <w:rFonts w:ascii="Consolas" w:hAnsi="Consolas" w:cs="Consolas"/>
                <w:color w:val="000000"/>
                <w:sz w:val="19"/>
                <w:szCs w:val="19"/>
              </w:rPr>
            </w:rPrChange>
          </w:rPr>
          <w:t xml:space="preserve">     </w:t>
        </w:r>
      </w:ins>
    </w:p>
    <w:p w:rsidR="006E7717" w:rsidRPr="005709AF" w:rsidRDefault="006E7717" w:rsidP="006E7717">
      <w:pPr>
        <w:autoSpaceDE w:val="0"/>
        <w:autoSpaceDN w:val="0"/>
        <w:adjustRightInd w:val="0"/>
        <w:spacing w:after="0" w:line="240" w:lineRule="auto"/>
        <w:rPr>
          <w:ins w:id="379" w:author="CHANCEREL Nicolas" w:date="2017-05-18T11:57:00Z"/>
          <w:rFonts w:ascii="Tw Cen MT" w:hAnsi="Tw Cen MT" w:cs="Consolas"/>
          <w:color w:val="000000"/>
          <w:sz w:val="19"/>
          <w:szCs w:val="19"/>
          <w:lang w:val="en-US"/>
          <w:rPrChange w:id="380" w:author="CHANCEREL Nicolas" w:date="2017-05-18T12:02:00Z">
            <w:rPr>
              <w:ins w:id="381" w:author="CHANCEREL Nicolas" w:date="2017-05-18T11:57:00Z"/>
              <w:rFonts w:ascii="Consolas" w:hAnsi="Consolas" w:cs="Consolas"/>
              <w:color w:val="000000"/>
              <w:sz w:val="19"/>
              <w:szCs w:val="19"/>
            </w:rPr>
          </w:rPrChange>
        </w:rPr>
      </w:pPr>
      <w:ins w:id="382" w:author="CHANCEREL Nicolas" w:date="2017-05-18T11:57:00Z">
        <w:r w:rsidRPr="005709AF">
          <w:rPr>
            <w:rFonts w:ascii="Tw Cen MT" w:hAnsi="Tw Cen MT" w:cs="Consolas"/>
            <w:color w:val="000000"/>
            <w:sz w:val="19"/>
            <w:szCs w:val="19"/>
            <w:lang w:val="en-US"/>
            <w:rPrChange w:id="383" w:author="CHANCEREL Nicolas" w:date="2017-05-18T12:02:00Z">
              <w:rPr>
                <w:rFonts w:ascii="Consolas" w:hAnsi="Consolas" w:cs="Consolas"/>
                <w:color w:val="000000"/>
                <w:sz w:val="19"/>
                <w:szCs w:val="19"/>
              </w:rPr>
            </w:rPrChange>
          </w:rPr>
          <w:t xml:space="preserve">    </w:t>
        </w:r>
        <w:r w:rsidRPr="005709AF">
          <w:rPr>
            <w:rFonts w:ascii="Tw Cen MT" w:hAnsi="Tw Cen MT" w:cs="Consolas"/>
            <w:color w:val="0000FF"/>
            <w:sz w:val="19"/>
            <w:szCs w:val="19"/>
            <w:lang w:val="en-US"/>
            <w:rPrChange w:id="384" w:author="CHANCEREL Nicolas" w:date="2017-05-18T12:02:00Z">
              <w:rPr>
                <w:rFonts w:ascii="Consolas" w:hAnsi="Consolas" w:cs="Consolas"/>
                <w:color w:val="0000FF"/>
                <w:sz w:val="19"/>
                <w:szCs w:val="19"/>
              </w:rPr>
            </w:rPrChange>
          </w:rPr>
          <w:t>public</w:t>
        </w:r>
        <w:r w:rsidRPr="005709AF">
          <w:rPr>
            <w:rFonts w:ascii="Tw Cen MT" w:hAnsi="Tw Cen MT" w:cs="Consolas"/>
            <w:color w:val="000000"/>
            <w:sz w:val="19"/>
            <w:szCs w:val="19"/>
            <w:lang w:val="en-US"/>
            <w:rPrChange w:id="385" w:author="CHANCEREL Nicolas" w:date="2017-05-18T12:02:00Z">
              <w:rPr>
                <w:rFonts w:ascii="Consolas" w:hAnsi="Consolas" w:cs="Consolas"/>
                <w:color w:val="000000"/>
                <w:sz w:val="19"/>
                <w:szCs w:val="19"/>
              </w:rPr>
            </w:rPrChange>
          </w:rPr>
          <w:t xml:space="preserve"> settings()</w:t>
        </w:r>
      </w:ins>
    </w:p>
    <w:p w:rsidR="006E7717" w:rsidRPr="005709AF" w:rsidRDefault="006E7717" w:rsidP="006E7717">
      <w:pPr>
        <w:autoSpaceDE w:val="0"/>
        <w:autoSpaceDN w:val="0"/>
        <w:adjustRightInd w:val="0"/>
        <w:spacing w:after="0" w:line="240" w:lineRule="auto"/>
        <w:rPr>
          <w:ins w:id="386" w:author="CHANCEREL Nicolas" w:date="2017-05-18T11:57:00Z"/>
          <w:rFonts w:ascii="Tw Cen MT" w:hAnsi="Tw Cen MT" w:cs="Consolas"/>
          <w:color w:val="000000"/>
          <w:sz w:val="19"/>
          <w:szCs w:val="19"/>
          <w:lang w:val="en-US"/>
          <w:rPrChange w:id="387" w:author="CHANCEREL Nicolas" w:date="2017-05-18T12:02:00Z">
            <w:rPr>
              <w:ins w:id="388" w:author="CHANCEREL Nicolas" w:date="2017-05-18T11:57:00Z"/>
              <w:rFonts w:ascii="Consolas" w:hAnsi="Consolas" w:cs="Consolas"/>
              <w:color w:val="000000"/>
              <w:sz w:val="19"/>
              <w:szCs w:val="19"/>
            </w:rPr>
          </w:rPrChange>
        </w:rPr>
      </w:pPr>
      <w:ins w:id="389" w:author="CHANCEREL Nicolas" w:date="2017-05-18T11:57:00Z">
        <w:r w:rsidRPr="005709AF">
          <w:rPr>
            <w:rFonts w:ascii="Tw Cen MT" w:hAnsi="Tw Cen MT" w:cs="Consolas"/>
            <w:color w:val="000000"/>
            <w:sz w:val="19"/>
            <w:szCs w:val="19"/>
            <w:lang w:val="en-US"/>
            <w:rPrChange w:id="390" w:author="CHANCEREL Nicolas" w:date="2017-05-18T12:02:00Z">
              <w:rPr>
                <w:rFonts w:ascii="Consolas" w:hAnsi="Consolas" w:cs="Consolas"/>
                <w:color w:val="000000"/>
                <w:sz w:val="19"/>
                <w:szCs w:val="19"/>
              </w:rPr>
            </w:rPrChange>
          </w:rPr>
          <w:t xml:space="preserve">    {</w:t>
        </w:r>
      </w:ins>
    </w:p>
    <w:p w:rsidR="006E7717" w:rsidRPr="005709AF" w:rsidRDefault="006E7717" w:rsidP="006E7717">
      <w:pPr>
        <w:autoSpaceDE w:val="0"/>
        <w:autoSpaceDN w:val="0"/>
        <w:adjustRightInd w:val="0"/>
        <w:spacing w:after="0" w:line="240" w:lineRule="auto"/>
        <w:rPr>
          <w:ins w:id="391" w:author="CHANCEREL Nicolas" w:date="2017-05-18T11:57:00Z"/>
          <w:rFonts w:ascii="Tw Cen MT" w:hAnsi="Tw Cen MT" w:cs="Consolas"/>
          <w:color w:val="000000"/>
          <w:sz w:val="19"/>
          <w:szCs w:val="19"/>
          <w:lang w:val="en-US"/>
          <w:rPrChange w:id="392" w:author="CHANCEREL Nicolas" w:date="2017-05-18T12:02:00Z">
            <w:rPr>
              <w:ins w:id="393" w:author="CHANCEREL Nicolas" w:date="2017-05-18T11:57:00Z"/>
              <w:rFonts w:ascii="Consolas" w:hAnsi="Consolas" w:cs="Consolas"/>
              <w:color w:val="000000"/>
              <w:sz w:val="19"/>
              <w:szCs w:val="19"/>
            </w:rPr>
          </w:rPrChange>
        </w:rPr>
      </w:pPr>
      <w:ins w:id="394" w:author="CHANCEREL Nicolas" w:date="2017-05-18T11:57:00Z">
        <w:r w:rsidRPr="005709AF">
          <w:rPr>
            <w:rFonts w:ascii="Tw Cen MT" w:hAnsi="Tw Cen MT" w:cs="Consolas"/>
            <w:color w:val="000000"/>
            <w:sz w:val="19"/>
            <w:szCs w:val="19"/>
            <w:lang w:val="en-US"/>
            <w:rPrChange w:id="395"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lang w:val="en-US"/>
            <w:rPrChange w:id="396" w:author="CHANCEREL Nicolas" w:date="2017-05-18T12:02:00Z">
              <w:rPr>
                <w:rFonts w:ascii="Consolas" w:hAnsi="Consolas" w:cs="Consolas"/>
                <w:color w:val="000000"/>
                <w:sz w:val="19"/>
                <w:szCs w:val="19"/>
              </w:rPr>
            </w:rPrChange>
          </w:rPr>
          <w:t>InitializeComponent</w:t>
        </w:r>
        <w:proofErr w:type="spellEnd"/>
        <w:r w:rsidRPr="005709AF">
          <w:rPr>
            <w:rFonts w:ascii="Tw Cen MT" w:hAnsi="Tw Cen MT" w:cs="Consolas"/>
            <w:color w:val="000000"/>
            <w:sz w:val="19"/>
            <w:szCs w:val="19"/>
            <w:lang w:val="en-US"/>
            <w:rPrChange w:id="397" w:author="CHANCEREL Nicolas" w:date="2017-05-18T12:02:00Z">
              <w:rPr>
                <w:rFonts w:ascii="Consolas" w:hAnsi="Consolas" w:cs="Consolas"/>
                <w:color w:val="000000"/>
                <w:sz w:val="19"/>
                <w:szCs w:val="19"/>
              </w:rPr>
            </w:rPrChange>
          </w:rPr>
          <w:t>();</w:t>
        </w:r>
      </w:ins>
    </w:p>
    <w:p w:rsidR="006E7717" w:rsidRPr="005709AF" w:rsidRDefault="006E7717" w:rsidP="006E7717">
      <w:pPr>
        <w:autoSpaceDE w:val="0"/>
        <w:autoSpaceDN w:val="0"/>
        <w:adjustRightInd w:val="0"/>
        <w:spacing w:after="0" w:line="240" w:lineRule="auto"/>
        <w:rPr>
          <w:ins w:id="398" w:author="CHANCEREL Nicolas" w:date="2017-05-18T11:57:00Z"/>
          <w:rFonts w:ascii="Tw Cen MT" w:hAnsi="Tw Cen MT" w:cs="Consolas"/>
          <w:color w:val="000000"/>
          <w:sz w:val="19"/>
          <w:szCs w:val="19"/>
          <w:lang w:val="en-US"/>
          <w:rPrChange w:id="399" w:author="CHANCEREL Nicolas" w:date="2017-05-18T12:02:00Z">
            <w:rPr>
              <w:ins w:id="400" w:author="CHANCEREL Nicolas" w:date="2017-05-18T11:57:00Z"/>
              <w:rFonts w:ascii="Consolas" w:hAnsi="Consolas" w:cs="Consolas"/>
              <w:color w:val="000000"/>
              <w:sz w:val="19"/>
              <w:szCs w:val="19"/>
            </w:rPr>
          </w:rPrChange>
        </w:rPr>
      </w:pPr>
      <w:ins w:id="401" w:author="CHANCEREL Nicolas" w:date="2017-05-18T11:57:00Z">
        <w:r w:rsidRPr="005709AF">
          <w:rPr>
            <w:rFonts w:ascii="Tw Cen MT" w:hAnsi="Tw Cen MT" w:cs="Consolas"/>
            <w:color w:val="000000"/>
            <w:sz w:val="19"/>
            <w:szCs w:val="19"/>
            <w:lang w:val="en-US"/>
            <w:rPrChange w:id="402"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lang w:val="en-US"/>
            <w:rPrChange w:id="403" w:author="CHANCEREL Nicolas" w:date="2017-05-18T12:02:00Z">
              <w:rPr>
                <w:rFonts w:ascii="Consolas" w:hAnsi="Consolas" w:cs="Consolas"/>
                <w:color w:val="000000"/>
                <w:sz w:val="19"/>
                <w:szCs w:val="19"/>
              </w:rPr>
            </w:rPrChange>
          </w:rPr>
          <w:t>BDD_adresse.Text</w:t>
        </w:r>
        <w:proofErr w:type="spellEnd"/>
        <w:r w:rsidRPr="005709AF">
          <w:rPr>
            <w:rFonts w:ascii="Tw Cen MT" w:hAnsi="Tw Cen MT" w:cs="Consolas"/>
            <w:color w:val="000000"/>
            <w:sz w:val="19"/>
            <w:szCs w:val="19"/>
            <w:lang w:val="en-US"/>
            <w:rPrChange w:id="404" w:author="CHANCEREL Nicolas" w:date="2017-05-18T12:02:00Z">
              <w:rPr>
                <w:rFonts w:ascii="Consolas" w:hAnsi="Consolas" w:cs="Consolas"/>
                <w:color w:val="000000"/>
                <w:sz w:val="19"/>
                <w:szCs w:val="19"/>
              </w:rPr>
            </w:rPrChange>
          </w:rPr>
          <w:t xml:space="preserve"> = </w:t>
        </w:r>
        <w:proofErr w:type="spellStart"/>
        <w:r w:rsidRPr="005709AF">
          <w:rPr>
            <w:rFonts w:ascii="Tw Cen MT" w:hAnsi="Tw Cen MT" w:cs="Consolas"/>
            <w:color w:val="000000"/>
            <w:sz w:val="19"/>
            <w:szCs w:val="19"/>
            <w:lang w:val="en-US"/>
            <w:rPrChange w:id="405" w:author="CHANCEREL Nicolas" w:date="2017-05-18T12:02:00Z">
              <w:rPr>
                <w:rFonts w:ascii="Consolas" w:hAnsi="Consolas" w:cs="Consolas"/>
                <w:color w:val="000000"/>
                <w:sz w:val="19"/>
                <w:szCs w:val="19"/>
              </w:rPr>
            </w:rPrChange>
          </w:rPr>
          <w:t>Properties.</w:t>
        </w:r>
        <w:r w:rsidRPr="005709AF">
          <w:rPr>
            <w:rFonts w:ascii="Tw Cen MT" w:hAnsi="Tw Cen MT" w:cs="Consolas"/>
            <w:color w:val="2B91AF"/>
            <w:sz w:val="19"/>
            <w:szCs w:val="19"/>
            <w:lang w:val="en-US"/>
            <w:rPrChange w:id="406" w:author="CHANCEREL Nicolas" w:date="2017-05-18T12:02:00Z">
              <w:rPr>
                <w:rFonts w:ascii="Consolas" w:hAnsi="Consolas" w:cs="Consolas"/>
                <w:color w:val="2B91AF"/>
                <w:sz w:val="19"/>
                <w:szCs w:val="19"/>
              </w:rPr>
            </w:rPrChange>
          </w:rPr>
          <w:t>Settings</w:t>
        </w:r>
        <w:r w:rsidRPr="005709AF">
          <w:rPr>
            <w:rFonts w:ascii="Tw Cen MT" w:hAnsi="Tw Cen MT" w:cs="Consolas"/>
            <w:color w:val="000000"/>
            <w:sz w:val="19"/>
            <w:szCs w:val="19"/>
            <w:lang w:val="en-US"/>
            <w:rPrChange w:id="407" w:author="CHANCEREL Nicolas" w:date="2017-05-18T12:02:00Z">
              <w:rPr>
                <w:rFonts w:ascii="Consolas" w:hAnsi="Consolas" w:cs="Consolas"/>
                <w:color w:val="000000"/>
                <w:sz w:val="19"/>
                <w:szCs w:val="19"/>
              </w:rPr>
            </w:rPrChange>
          </w:rPr>
          <w:t>.Default.BDD_adresse</w:t>
        </w:r>
        <w:proofErr w:type="spellEnd"/>
        <w:r w:rsidRPr="005709AF">
          <w:rPr>
            <w:rFonts w:ascii="Tw Cen MT" w:hAnsi="Tw Cen MT" w:cs="Consolas"/>
            <w:color w:val="000000"/>
            <w:sz w:val="19"/>
            <w:szCs w:val="19"/>
            <w:lang w:val="en-US"/>
            <w:rPrChange w:id="408" w:author="CHANCEREL Nicolas" w:date="2017-05-18T12:02:00Z">
              <w:rPr>
                <w:rFonts w:ascii="Consolas" w:hAnsi="Consolas" w:cs="Consolas"/>
                <w:color w:val="000000"/>
                <w:sz w:val="19"/>
                <w:szCs w:val="19"/>
              </w:rPr>
            </w:rPrChange>
          </w:rPr>
          <w:t>;</w:t>
        </w:r>
      </w:ins>
    </w:p>
    <w:p w:rsidR="006E7717" w:rsidRPr="005709AF" w:rsidRDefault="006E7717" w:rsidP="006E7717">
      <w:pPr>
        <w:autoSpaceDE w:val="0"/>
        <w:autoSpaceDN w:val="0"/>
        <w:adjustRightInd w:val="0"/>
        <w:spacing w:after="0" w:line="240" w:lineRule="auto"/>
        <w:rPr>
          <w:ins w:id="409" w:author="CHANCEREL Nicolas" w:date="2017-05-18T11:57:00Z"/>
          <w:rFonts w:ascii="Tw Cen MT" w:hAnsi="Tw Cen MT" w:cs="Consolas"/>
          <w:color w:val="000000"/>
          <w:sz w:val="19"/>
          <w:szCs w:val="19"/>
          <w:lang w:val="en-US"/>
          <w:rPrChange w:id="410" w:author="CHANCEREL Nicolas" w:date="2017-05-18T12:02:00Z">
            <w:rPr>
              <w:ins w:id="411" w:author="CHANCEREL Nicolas" w:date="2017-05-18T11:57:00Z"/>
              <w:rFonts w:ascii="Consolas" w:hAnsi="Consolas" w:cs="Consolas"/>
              <w:color w:val="000000"/>
              <w:sz w:val="19"/>
              <w:szCs w:val="19"/>
            </w:rPr>
          </w:rPrChange>
        </w:rPr>
      </w:pPr>
      <w:ins w:id="412" w:author="CHANCEREL Nicolas" w:date="2017-05-18T11:57:00Z">
        <w:r w:rsidRPr="005709AF">
          <w:rPr>
            <w:rFonts w:ascii="Tw Cen MT" w:hAnsi="Tw Cen MT" w:cs="Consolas"/>
            <w:color w:val="000000"/>
            <w:sz w:val="19"/>
            <w:szCs w:val="19"/>
            <w:lang w:val="en-US"/>
            <w:rPrChange w:id="413"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lang w:val="en-US"/>
            <w:rPrChange w:id="414" w:author="CHANCEREL Nicolas" w:date="2017-05-18T12:02:00Z">
              <w:rPr>
                <w:rFonts w:ascii="Consolas" w:hAnsi="Consolas" w:cs="Consolas"/>
                <w:color w:val="000000"/>
                <w:sz w:val="19"/>
                <w:szCs w:val="19"/>
              </w:rPr>
            </w:rPrChange>
          </w:rPr>
          <w:t>BDD_nomBase.Text</w:t>
        </w:r>
        <w:proofErr w:type="spellEnd"/>
        <w:r w:rsidRPr="005709AF">
          <w:rPr>
            <w:rFonts w:ascii="Tw Cen MT" w:hAnsi="Tw Cen MT" w:cs="Consolas"/>
            <w:color w:val="000000"/>
            <w:sz w:val="19"/>
            <w:szCs w:val="19"/>
            <w:lang w:val="en-US"/>
            <w:rPrChange w:id="415" w:author="CHANCEREL Nicolas" w:date="2017-05-18T12:02:00Z">
              <w:rPr>
                <w:rFonts w:ascii="Consolas" w:hAnsi="Consolas" w:cs="Consolas"/>
                <w:color w:val="000000"/>
                <w:sz w:val="19"/>
                <w:szCs w:val="19"/>
              </w:rPr>
            </w:rPrChange>
          </w:rPr>
          <w:t xml:space="preserve"> = </w:t>
        </w:r>
        <w:proofErr w:type="spellStart"/>
        <w:r w:rsidRPr="005709AF">
          <w:rPr>
            <w:rFonts w:ascii="Tw Cen MT" w:hAnsi="Tw Cen MT" w:cs="Consolas"/>
            <w:color w:val="000000"/>
            <w:sz w:val="19"/>
            <w:szCs w:val="19"/>
            <w:lang w:val="en-US"/>
            <w:rPrChange w:id="416" w:author="CHANCEREL Nicolas" w:date="2017-05-18T12:02:00Z">
              <w:rPr>
                <w:rFonts w:ascii="Consolas" w:hAnsi="Consolas" w:cs="Consolas"/>
                <w:color w:val="000000"/>
                <w:sz w:val="19"/>
                <w:szCs w:val="19"/>
              </w:rPr>
            </w:rPrChange>
          </w:rPr>
          <w:t>Properties.</w:t>
        </w:r>
        <w:r w:rsidRPr="005709AF">
          <w:rPr>
            <w:rFonts w:ascii="Tw Cen MT" w:hAnsi="Tw Cen MT" w:cs="Consolas"/>
            <w:color w:val="2B91AF"/>
            <w:sz w:val="19"/>
            <w:szCs w:val="19"/>
            <w:lang w:val="en-US"/>
            <w:rPrChange w:id="417" w:author="CHANCEREL Nicolas" w:date="2017-05-18T12:02:00Z">
              <w:rPr>
                <w:rFonts w:ascii="Consolas" w:hAnsi="Consolas" w:cs="Consolas"/>
                <w:color w:val="2B91AF"/>
                <w:sz w:val="19"/>
                <w:szCs w:val="19"/>
              </w:rPr>
            </w:rPrChange>
          </w:rPr>
          <w:t>Settings</w:t>
        </w:r>
        <w:r w:rsidRPr="005709AF">
          <w:rPr>
            <w:rFonts w:ascii="Tw Cen MT" w:hAnsi="Tw Cen MT" w:cs="Consolas"/>
            <w:color w:val="000000"/>
            <w:sz w:val="19"/>
            <w:szCs w:val="19"/>
            <w:lang w:val="en-US"/>
            <w:rPrChange w:id="418" w:author="CHANCEREL Nicolas" w:date="2017-05-18T12:02:00Z">
              <w:rPr>
                <w:rFonts w:ascii="Consolas" w:hAnsi="Consolas" w:cs="Consolas"/>
                <w:color w:val="000000"/>
                <w:sz w:val="19"/>
                <w:szCs w:val="19"/>
              </w:rPr>
            </w:rPrChange>
          </w:rPr>
          <w:t>.Default.BDD_nomBase</w:t>
        </w:r>
        <w:proofErr w:type="spellEnd"/>
        <w:r w:rsidRPr="005709AF">
          <w:rPr>
            <w:rFonts w:ascii="Tw Cen MT" w:hAnsi="Tw Cen MT" w:cs="Consolas"/>
            <w:color w:val="000000"/>
            <w:sz w:val="19"/>
            <w:szCs w:val="19"/>
            <w:lang w:val="en-US"/>
            <w:rPrChange w:id="419" w:author="CHANCEREL Nicolas" w:date="2017-05-18T12:02:00Z">
              <w:rPr>
                <w:rFonts w:ascii="Consolas" w:hAnsi="Consolas" w:cs="Consolas"/>
                <w:color w:val="000000"/>
                <w:sz w:val="19"/>
                <w:szCs w:val="19"/>
              </w:rPr>
            </w:rPrChange>
          </w:rPr>
          <w:t>;</w:t>
        </w:r>
      </w:ins>
    </w:p>
    <w:p w:rsidR="006E7717" w:rsidRPr="005709AF" w:rsidRDefault="006E7717" w:rsidP="006E7717">
      <w:pPr>
        <w:autoSpaceDE w:val="0"/>
        <w:autoSpaceDN w:val="0"/>
        <w:adjustRightInd w:val="0"/>
        <w:spacing w:after="0" w:line="240" w:lineRule="auto"/>
        <w:rPr>
          <w:ins w:id="420" w:author="CHANCEREL Nicolas" w:date="2017-05-18T11:57:00Z"/>
          <w:rFonts w:ascii="Tw Cen MT" w:hAnsi="Tw Cen MT" w:cs="Consolas"/>
          <w:color w:val="000000"/>
          <w:sz w:val="19"/>
          <w:szCs w:val="19"/>
          <w:rPrChange w:id="421" w:author="CHANCEREL Nicolas" w:date="2017-05-18T12:02:00Z">
            <w:rPr>
              <w:ins w:id="422" w:author="CHANCEREL Nicolas" w:date="2017-05-18T11:57:00Z"/>
              <w:rFonts w:ascii="Consolas" w:hAnsi="Consolas" w:cs="Consolas"/>
              <w:color w:val="000000"/>
              <w:sz w:val="19"/>
              <w:szCs w:val="19"/>
            </w:rPr>
          </w:rPrChange>
        </w:rPr>
      </w:pPr>
      <w:ins w:id="423" w:author="CHANCEREL Nicolas" w:date="2017-05-18T11:57:00Z">
        <w:r w:rsidRPr="005709AF">
          <w:rPr>
            <w:rFonts w:ascii="Tw Cen MT" w:hAnsi="Tw Cen MT" w:cs="Consolas"/>
            <w:color w:val="000000"/>
            <w:sz w:val="19"/>
            <w:szCs w:val="19"/>
            <w:lang w:val="en-US"/>
            <w:rPrChange w:id="424"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rPrChange w:id="425" w:author="CHANCEREL Nicolas" w:date="2017-05-18T12:02:00Z">
              <w:rPr>
                <w:rFonts w:ascii="Consolas" w:hAnsi="Consolas" w:cs="Consolas"/>
                <w:color w:val="000000"/>
                <w:sz w:val="19"/>
                <w:szCs w:val="19"/>
              </w:rPr>
            </w:rPrChange>
          </w:rPr>
          <w:t>BDD_nomUtilisateur.Text</w:t>
        </w:r>
        <w:proofErr w:type="spellEnd"/>
        <w:r w:rsidRPr="005709AF">
          <w:rPr>
            <w:rFonts w:ascii="Tw Cen MT" w:hAnsi="Tw Cen MT" w:cs="Consolas"/>
            <w:color w:val="000000"/>
            <w:sz w:val="19"/>
            <w:szCs w:val="19"/>
            <w:rPrChange w:id="426" w:author="CHANCEREL Nicolas" w:date="2017-05-18T12:02:00Z">
              <w:rPr>
                <w:rFonts w:ascii="Consolas" w:hAnsi="Consolas" w:cs="Consolas"/>
                <w:color w:val="000000"/>
                <w:sz w:val="19"/>
                <w:szCs w:val="19"/>
              </w:rPr>
            </w:rPrChange>
          </w:rPr>
          <w:t xml:space="preserve"> = </w:t>
        </w:r>
        <w:proofErr w:type="spellStart"/>
        <w:r w:rsidRPr="005709AF">
          <w:rPr>
            <w:rFonts w:ascii="Tw Cen MT" w:hAnsi="Tw Cen MT" w:cs="Consolas"/>
            <w:color w:val="000000"/>
            <w:sz w:val="19"/>
            <w:szCs w:val="19"/>
            <w:rPrChange w:id="427" w:author="CHANCEREL Nicolas" w:date="2017-05-18T12:02:00Z">
              <w:rPr>
                <w:rFonts w:ascii="Consolas" w:hAnsi="Consolas" w:cs="Consolas"/>
                <w:color w:val="000000"/>
                <w:sz w:val="19"/>
                <w:szCs w:val="19"/>
              </w:rPr>
            </w:rPrChange>
          </w:rPr>
          <w:t>Properties.</w:t>
        </w:r>
        <w:r w:rsidRPr="005709AF">
          <w:rPr>
            <w:rFonts w:ascii="Tw Cen MT" w:hAnsi="Tw Cen MT" w:cs="Consolas"/>
            <w:color w:val="2B91AF"/>
            <w:sz w:val="19"/>
            <w:szCs w:val="19"/>
            <w:rPrChange w:id="428" w:author="CHANCEREL Nicolas" w:date="2017-05-18T12:02:00Z">
              <w:rPr>
                <w:rFonts w:ascii="Consolas" w:hAnsi="Consolas" w:cs="Consolas"/>
                <w:color w:val="2B91AF"/>
                <w:sz w:val="19"/>
                <w:szCs w:val="19"/>
              </w:rPr>
            </w:rPrChange>
          </w:rPr>
          <w:t>Settings</w:t>
        </w:r>
        <w:r w:rsidRPr="005709AF">
          <w:rPr>
            <w:rFonts w:ascii="Tw Cen MT" w:hAnsi="Tw Cen MT" w:cs="Consolas"/>
            <w:color w:val="000000"/>
            <w:sz w:val="19"/>
            <w:szCs w:val="19"/>
            <w:rPrChange w:id="429" w:author="CHANCEREL Nicolas" w:date="2017-05-18T12:02:00Z">
              <w:rPr>
                <w:rFonts w:ascii="Consolas" w:hAnsi="Consolas" w:cs="Consolas"/>
                <w:color w:val="000000"/>
                <w:sz w:val="19"/>
                <w:szCs w:val="19"/>
              </w:rPr>
            </w:rPrChange>
          </w:rPr>
          <w:t>.Default.BDD_nomUtilisateur</w:t>
        </w:r>
        <w:proofErr w:type="spellEnd"/>
        <w:r w:rsidRPr="005709AF">
          <w:rPr>
            <w:rFonts w:ascii="Tw Cen MT" w:hAnsi="Tw Cen MT" w:cs="Consolas"/>
            <w:color w:val="000000"/>
            <w:sz w:val="19"/>
            <w:szCs w:val="19"/>
            <w:rPrChange w:id="430" w:author="CHANCEREL Nicolas" w:date="2017-05-18T12:02:00Z">
              <w:rPr>
                <w:rFonts w:ascii="Consolas" w:hAnsi="Consolas" w:cs="Consolas"/>
                <w:color w:val="000000"/>
                <w:sz w:val="19"/>
                <w:szCs w:val="19"/>
              </w:rPr>
            </w:rPrChange>
          </w:rPr>
          <w:t>;</w:t>
        </w:r>
      </w:ins>
    </w:p>
    <w:p w:rsidR="006E7717" w:rsidRPr="005709AF" w:rsidRDefault="006E7717" w:rsidP="006E7717">
      <w:pPr>
        <w:autoSpaceDE w:val="0"/>
        <w:autoSpaceDN w:val="0"/>
        <w:adjustRightInd w:val="0"/>
        <w:spacing w:after="0" w:line="240" w:lineRule="auto"/>
        <w:rPr>
          <w:ins w:id="431" w:author="CHANCEREL Nicolas" w:date="2017-05-18T11:57:00Z"/>
          <w:rFonts w:ascii="Tw Cen MT" w:hAnsi="Tw Cen MT" w:cs="Consolas"/>
          <w:color w:val="000000"/>
          <w:sz w:val="19"/>
          <w:szCs w:val="19"/>
          <w:lang w:val="en-US"/>
          <w:rPrChange w:id="432" w:author="CHANCEREL Nicolas" w:date="2017-05-18T12:02:00Z">
            <w:rPr>
              <w:ins w:id="433" w:author="CHANCEREL Nicolas" w:date="2017-05-18T11:57:00Z"/>
              <w:rFonts w:ascii="Consolas" w:hAnsi="Consolas" w:cs="Consolas"/>
              <w:color w:val="000000"/>
              <w:sz w:val="19"/>
              <w:szCs w:val="19"/>
            </w:rPr>
          </w:rPrChange>
        </w:rPr>
      </w:pPr>
      <w:ins w:id="434" w:author="CHANCEREL Nicolas" w:date="2017-05-18T11:57:00Z">
        <w:r w:rsidRPr="005709AF">
          <w:rPr>
            <w:rFonts w:ascii="Tw Cen MT" w:hAnsi="Tw Cen MT" w:cs="Consolas"/>
            <w:color w:val="000000"/>
            <w:sz w:val="19"/>
            <w:szCs w:val="19"/>
            <w:rPrChange w:id="435"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lang w:val="en-US"/>
            <w:rPrChange w:id="436" w:author="CHANCEREL Nicolas" w:date="2017-05-18T12:02:00Z">
              <w:rPr>
                <w:rFonts w:ascii="Consolas" w:hAnsi="Consolas" w:cs="Consolas"/>
                <w:color w:val="000000"/>
                <w:sz w:val="19"/>
                <w:szCs w:val="19"/>
              </w:rPr>
            </w:rPrChange>
          </w:rPr>
          <w:t>BDD_motDePasse.Password</w:t>
        </w:r>
        <w:proofErr w:type="spellEnd"/>
        <w:r w:rsidRPr="005709AF">
          <w:rPr>
            <w:rFonts w:ascii="Tw Cen MT" w:hAnsi="Tw Cen MT" w:cs="Consolas"/>
            <w:color w:val="000000"/>
            <w:sz w:val="19"/>
            <w:szCs w:val="19"/>
            <w:lang w:val="en-US"/>
            <w:rPrChange w:id="437" w:author="CHANCEREL Nicolas" w:date="2017-05-18T12:02:00Z">
              <w:rPr>
                <w:rFonts w:ascii="Consolas" w:hAnsi="Consolas" w:cs="Consolas"/>
                <w:color w:val="000000"/>
                <w:sz w:val="19"/>
                <w:szCs w:val="19"/>
              </w:rPr>
            </w:rPrChange>
          </w:rPr>
          <w:t xml:space="preserve"> = </w:t>
        </w:r>
        <w:proofErr w:type="spellStart"/>
        <w:r w:rsidRPr="005709AF">
          <w:rPr>
            <w:rFonts w:ascii="Tw Cen MT" w:hAnsi="Tw Cen MT" w:cs="Consolas"/>
            <w:color w:val="000000"/>
            <w:sz w:val="19"/>
            <w:szCs w:val="19"/>
            <w:lang w:val="en-US"/>
            <w:rPrChange w:id="438" w:author="CHANCEREL Nicolas" w:date="2017-05-18T12:02:00Z">
              <w:rPr>
                <w:rFonts w:ascii="Consolas" w:hAnsi="Consolas" w:cs="Consolas"/>
                <w:color w:val="000000"/>
                <w:sz w:val="19"/>
                <w:szCs w:val="19"/>
              </w:rPr>
            </w:rPrChange>
          </w:rPr>
          <w:t>Properties.</w:t>
        </w:r>
        <w:r w:rsidRPr="005709AF">
          <w:rPr>
            <w:rFonts w:ascii="Tw Cen MT" w:hAnsi="Tw Cen MT" w:cs="Consolas"/>
            <w:color w:val="2B91AF"/>
            <w:sz w:val="19"/>
            <w:szCs w:val="19"/>
            <w:lang w:val="en-US"/>
            <w:rPrChange w:id="439" w:author="CHANCEREL Nicolas" w:date="2017-05-18T12:02:00Z">
              <w:rPr>
                <w:rFonts w:ascii="Consolas" w:hAnsi="Consolas" w:cs="Consolas"/>
                <w:color w:val="2B91AF"/>
                <w:sz w:val="19"/>
                <w:szCs w:val="19"/>
              </w:rPr>
            </w:rPrChange>
          </w:rPr>
          <w:t>Settings</w:t>
        </w:r>
        <w:r w:rsidRPr="005709AF">
          <w:rPr>
            <w:rFonts w:ascii="Tw Cen MT" w:hAnsi="Tw Cen MT" w:cs="Consolas"/>
            <w:color w:val="000000"/>
            <w:sz w:val="19"/>
            <w:szCs w:val="19"/>
            <w:lang w:val="en-US"/>
            <w:rPrChange w:id="440" w:author="CHANCEREL Nicolas" w:date="2017-05-18T12:02:00Z">
              <w:rPr>
                <w:rFonts w:ascii="Consolas" w:hAnsi="Consolas" w:cs="Consolas"/>
                <w:color w:val="000000"/>
                <w:sz w:val="19"/>
                <w:szCs w:val="19"/>
              </w:rPr>
            </w:rPrChange>
          </w:rPr>
          <w:t>.Default.BDD_motDePasse</w:t>
        </w:r>
        <w:proofErr w:type="spellEnd"/>
        <w:r w:rsidRPr="005709AF">
          <w:rPr>
            <w:rFonts w:ascii="Tw Cen MT" w:hAnsi="Tw Cen MT" w:cs="Consolas"/>
            <w:color w:val="000000"/>
            <w:sz w:val="19"/>
            <w:szCs w:val="19"/>
            <w:lang w:val="en-US"/>
            <w:rPrChange w:id="441" w:author="CHANCEREL Nicolas" w:date="2017-05-18T12:02:00Z">
              <w:rPr>
                <w:rFonts w:ascii="Consolas" w:hAnsi="Consolas" w:cs="Consolas"/>
                <w:color w:val="000000"/>
                <w:sz w:val="19"/>
                <w:szCs w:val="19"/>
              </w:rPr>
            </w:rPrChange>
          </w:rPr>
          <w:t>;</w:t>
        </w:r>
      </w:ins>
    </w:p>
    <w:p w:rsidR="006E7717" w:rsidRPr="005709AF" w:rsidRDefault="006E7717" w:rsidP="006E7717">
      <w:pPr>
        <w:autoSpaceDE w:val="0"/>
        <w:autoSpaceDN w:val="0"/>
        <w:adjustRightInd w:val="0"/>
        <w:spacing w:after="0" w:line="240" w:lineRule="auto"/>
        <w:rPr>
          <w:ins w:id="442" w:author="CHANCEREL Nicolas" w:date="2017-05-18T11:57:00Z"/>
          <w:rFonts w:ascii="Tw Cen MT" w:hAnsi="Tw Cen MT" w:cs="Consolas"/>
          <w:color w:val="000000"/>
          <w:sz w:val="19"/>
          <w:szCs w:val="19"/>
          <w:lang w:val="en-US"/>
          <w:rPrChange w:id="443" w:author="CHANCEREL Nicolas" w:date="2017-05-18T12:02:00Z">
            <w:rPr>
              <w:ins w:id="444" w:author="CHANCEREL Nicolas" w:date="2017-05-18T11:57:00Z"/>
              <w:rFonts w:ascii="Consolas" w:hAnsi="Consolas" w:cs="Consolas"/>
              <w:color w:val="000000"/>
              <w:sz w:val="19"/>
              <w:szCs w:val="19"/>
            </w:rPr>
          </w:rPrChange>
        </w:rPr>
      </w:pPr>
    </w:p>
    <w:p w:rsidR="006E7717" w:rsidRPr="005709AF" w:rsidRDefault="006E7717" w:rsidP="006E7717">
      <w:pPr>
        <w:autoSpaceDE w:val="0"/>
        <w:autoSpaceDN w:val="0"/>
        <w:adjustRightInd w:val="0"/>
        <w:spacing w:after="0" w:line="240" w:lineRule="auto"/>
        <w:rPr>
          <w:ins w:id="445" w:author="CHANCEREL Nicolas" w:date="2017-05-18T11:57:00Z"/>
          <w:rFonts w:ascii="Tw Cen MT" w:hAnsi="Tw Cen MT" w:cs="Consolas"/>
          <w:color w:val="000000"/>
          <w:sz w:val="19"/>
          <w:szCs w:val="19"/>
          <w:lang w:val="en-US"/>
          <w:rPrChange w:id="446" w:author="CHANCEREL Nicolas" w:date="2017-05-18T12:02:00Z">
            <w:rPr>
              <w:ins w:id="447" w:author="CHANCEREL Nicolas" w:date="2017-05-18T11:57:00Z"/>
              <w:rFonts w:ascii="Consolas" w:hAnsi="Consolas" w:cs="Consolas"/>
              <w:color w:val="000000"/>
              <w:sz w:val="19"/>
              <w:szCs w:val="19"/>
            </w:rPr>
          </w:rPrChange>
        </w:rPr>
      </w:pPr>
      <w:ins w:id="448" w:author="CHANCEREL Nicolas" w:date="2017-05-18T11:57:00Z">
        <w:r w:rsidRPr="005709AF">
          <w:rPr>
            <w:rFonts w:ascii="Tw Cen MT" w:hAnsi="Tw Cen MT" w:cs="Consolas"/>
            <w:color w:val="000000"/>
            <w:sz w:val="19"/>
            <w:szCs w:val="19"/>
            <w:lang w:val="en-US"/>
            <w:rPrChange w:id="449"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lang w:val="en-US"/>
            <w:rPrChange w:id="450" w:author="CHANCEREL Nicolas" w:date="2017-05-18T12:02:00Z">
              <w:rPr>
                <w:rFonts w:ascii="Consolas" w:hAnsi="Consolas" w:cs="Consolas"/>
                <w:color w:val="000000"/>
                <w:sz w:val="19"/>
                <w:szCs w:val="19"/>
              </w:rPr>
            </w:rPrChange>
          </w:rPr>
          <w:t>IP_automate.Text</w:t>
        </w:r>
        <w:proofErr w:type="spellEnd"/>
        <w:r w:rsidRPr="005709AF">
          <w:rPr>
            <w:rFonts w:ascii="Tw Cen MT" w:hAnsi="Tw Cen MT" w:cs="Consolas"/>
            <w:color w:val="000000"/>
            <w:sz w:val="19"/>
            <w:szCs w:val="19"/>
            <w:lang w:val="en-US"/>
            <w:rPrChange w:id="451" w:author="CHANCEREL Nicolas" w:date="2017-05-18T12:02:00Z">
              <w:rPr>
                <w:rFonts w:ascii="Consolas" w:hAnsi="Consolas" w:cs="Consolas"/>
                <w:color w:val="000000"/>
                <w:sz w:val="19"/>
                <w:szCs w:val="19"/>
              </w:rPr>
            </w:rPrChange>
          </w:rPr>
          <w:t xml:space="preserve"> = </w:t>
        </w:r>
        <w:proofErr w:type="spellStart"/>
        <w:r w:rsidRPr="005709AF">
          <w:rPr>
            <w:rFonts w:ascii="Tw Cen MT" w:hAnsi="Tw Cen MT" w:cs="Consolas"/>
            <w:color w:val="000000"/>
            <w:sz w:val="19"/>
            <w:szCs w:val="19"/>
            <w:lang w:val="en-US"/>
            <w:rPrChange w:id="452" w:author="CHANCEREL Nicolas" w:date="2017-05-18T12:02:00Z">
              <w:rPr>
                <w:rFonts w:ascii="Consolas" w:hAnsi="Consolas" w:cs="Consolas"/>
                <w:color w:val="000000"/>
                <w:sz w:val="19"/>
                <w:szCs w:val="19"/>
              </w:rPr>
            </w:rPrChange>
          </w:rPr>
          <w:t>Properties.</w:t>
        </w:r>
        <w:r w:rsidRPr="005709AF">
          <w:rPr>
            <w:rFonts w:ascii="Tw Cen MT" w:hAnsi="Tw Cen MT" w:cs="Consolas"/>
            <w:color w:val="2B91AF"/>
            <w:sz w:val="19"/>
            <w:szCs w:val="19"/>
            <w:lang w:val="en-US"/>
            <w:rPrChange w:id="453" w:author="CHANCEREL Nicolas" w:date="2017-05-18T12:02:00Z">
              <w:rPr>
                <w:rFonts w:ascii="Consolas" w:hAnsi="Consolas" w:cs="Consolas"/>
                <w:color w:val="2B91AF"/>
                <w:sz w:val="19"/>
                <w:szCs w:val="19"/>
              </w:rPr>
            </w:rPrChange>
          </w:rPr>
          <w:t>Settings</w:t>
        </w:r>
        <w:r w:rsidRPr="005709AF">
          <w:rPr>
            <w:rFonts w:ascii="Tw Cen MT" w:hAnsi="Tw Cen MT" w:cs="Consolas"/>
            <w:color w:val="000000"/>
            <w:sz w:val="19"/>
            <w:szCs w:val="19"/>
            <w:lang w:val="en-US"/>
            <w:rPrChange w:id="454" w:author="CHANCEREL Nicolas" w:date="2017-05-18T12:02:00Z">
              <w:rPr>
                <w:rFonts w:ascii="Consolas" w:hAnsi="Consolas" w:cs="Consolas"/>
                <w:color w:val="000000"/>
                <w:sz w:val="19"/>
                <w:szCs w:val="19"/>
              </w:rPr>
            </w:rPrChange>
          </w:rPr>
          <w:t>.Default.IP_automate</w:t>
        </w:r>
        <w:proofErr w:type="spellEnd"/>
        <w:r w:rsidRPr="005709AF">
          <w:rPr>
            <w:rFonts w:ascii="Tw Cen MT" w:hAnsi="Tw Cen MT" w:cs="Consolas"/>
            <w:color w:val="000000"/>
            <w:sz w:val="19"/>
            <w:szCs w:val="19"/>
            <w:lang w:val="en-US"/>
            <w:rPrChange w:id="455" w:author="CHANCEREL Nicolas" w:date="2017-05-18T12:02:00Z">
              <w:rPr>
                <w:rFonts w:ascii="Consolas" w:hAnsi="Consolas" w:cs="Consolas"/>
                <w:color w:val="000000"/>
                <w:sz w:val="19"/>
                <w:szCs w:val="19"/>
              </w:rPr>
            </w:rPrChange>
          </w:rPr>
          <w:t>;</w:t>
        </w:r>
      </w:ins>
    </w:p>
    <w:p w:rsidR="006E7717" w:rsidRPr="005709AF" w:rsidRDefault="006E7717" w:rsidP="006E7717">
      <w:pPr>
        <w:autoSpaceDE w:val="0"/>
        <w:autoSpaceDN w:val="0"/>
        <w:adjustRightInd w:val="0"/>
        <w:spacing w:after="0" w:line="240" w:lineRule="auto"/>
        <w:rPr>
          <w:ins w:id="456" w:author="CHANCEREL Nicolas" w:date="2017-05-18T11:57:00Z"/>
          <w:rFonts w:ascii="Tw Cen MT" w:hAnsi="Tw Cen MT" w:cs="Consolas"/>
          <w:color w:val="000000"/>
          <w:sz w:val="19"/>
          <w:szCs w:val="19"/>
          <w:lang w:val="en-US"/>
          <w:rPrChange w:id="457" w:author="CHANCEREL Nicolas" w:date="2017-05-18T12:02:00Z">
            <w:rPr>
              <w:ins w:id="458" w:author="CHANCEREL Nicolas" w:date="2017-05-18T11:57:00Z"/>
              <w:rFonts w:ascii="Consolas" w:hAnsi="Consolas" w:cs="Consolas"/>
              <w:color w:val="000000"/>
              <w:sz w:val="19"/>
              <w:szCs w:val="19"/>
            </w:rPr>
          </w:rPrChange>
        </w:rPr>
      </w:pPr>
      <w:ins w:id="459" w:author="CHANCEREL Nicolas" w:date="2017-05-18T11:57:00Z">
        <w:r w:rsidRPr="005709AF">
          <w:rPr>
            <w:rFonts w:ascii="Tw Cen MT" w:hAnsi="Tw Cen MT" w:cs="Consolas"/>
            <w:color w:val="000000"/>
            <w:sz w:val="19"/>
            <w:szCs w:val="19"/>
            <w:lang w:val="en-US"/>
            <w:rPrChange w:id="460"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lang w:val="en-US"/>
            <w:rPrChange w:id="461" w:author="CHANCEREL Nicolas" w:date="2017-05-18T12:02:00Z">
              <w:rPr>
                <w:rFonts w:ascii="Consolas" w:hAnsi="Consolas" w:cs="Consolas"/>
                <w:color w:val="000000"/>
                <w:sz w:val="19"/>
                <w:szCs w:val="19"/>
              </w:rPr>
            </w:rPrChange>
          </w:rPr>
          <w:t>IP_stationRFID.Text</w:t>
        </w:r>
        <w:proofErr w:type="spellEnd"/>
        <w:r w:rsidRPr="005709AF">
          <w:rPr>
            <w:rFonts w:ascii="Tw Cen MT" w:hAnsi="Tw Cen MT" w:cs="Consolas"/>
            <w:color w:val="000000"/>
            <w:sz w:val="19"/>
            <w:szCs w:val="19"/>
            <w:lang w:val="en-US"/>
            <w:rPrChange w:id="462" w:author="CHANCEREL Nicolas" w:date="2017-05-18T12:02:00Z">
              <w:rPr>
                <w:rFonts w:ascii="Consolas" w:hAnsi="Consolas" w:cs="Consolas"/>
                <w:color w:val="000000"/>
                <w:sz w:val="19"/>
                <w:szCs w:val="19"/>
              </w:rPr>
            </w:rPrChange>
          </w:rPr>
          <w:t xml:space="preserve"> = </w:t>
        </w:r>
        <w:proofErr w:type="spellStart"/>
        <w:r w:rsidRPr="005709AF">
          <w:rPr>
            <w:rFonts w:ascii="Tw Cen MT" w:hAnsi="Tw Cen MT" w:cs="Consolas"/>
            <w:color w:val="000000"/>
            <w:sz w:val="19"/>
            <w:szCs w:val="19"/>
            <w:lang w:val="en-US"/>
            <w:rPrChange w:id="463" w:author="CHANCEREL Nicolas" w:date="2017-05-18T12:02:00Z">
              <w:rPr>
                <w:rFonts w:ascii="Consolas" w:hAnsi="Consolas" w:cs="Consolas"/>
                <w:color w:val="000000"/>
                <w:sz w:val="19"/>
                <w:szCs w:val="19"/>
              </w:rPr>
            </w:rPrChange>
          </w:rPr>
          <w:t>Properties.</w:t>
        </w:r>
        <w:r w:rsidRPr="005709AF">
          <w:rPr>
            <w:rFonts w:ascii="Tw Cen MT" w:hAnsi="Tw Cen MT" w:cs="Consolas"/>
            <w:color w:val="2B91AF"/>
            <w:sz w:val="19"/>
            <w:szCs w:val="19"/>
            <w:lang w:val="en-US"/>
            <w:rPrChange w:id="464" w:author="CHANCEREL Nicolas" w:date="2017-05-18T12:02:00Z">
              <w:rPr>
                <w:rFonts w:ascii="Consolas" w:hAnsi="Consolas" w:cs="Consolas"/>
                <w:color w:val="2B91AF"/>
                <w:sz w:val="19"/>
                <w:szCs w:val="19"/>
              </w:rPr>
            </w:rPrChange>
          </w:rPr>
          <w:t>Settings</w:t>
        </w:r>
        <w:r w:rsidRPr="005709AF">
          <w:rPr>
            <w:rFonts w:ascii="Tw Cen MT" w:hAnsi="Tw Cen MT" w:cs="Consolas"/>
            <w:color w:val="000000"/>
            <w:sz w:val="19"/>
            <w:szCs w:val="19"/>
            <w:lang w:val="en-US"/>
            <w:rPrChange w:id="465" w:author="CHANCEREL Nicolas" w:date="2017-05-18T12:02:00Z">
              <w:rPr>
                <w:rFonts w:ascii="Consolas" w:hAnsi="Consolas" w:cs="Consolas"/>
                <w:color w:val="000000"/>
                <w:sz w:val="19"/>
                <w:szCs w:val="19"/>
              </w:rPr>
            </w:rPrChange>
          </w:rPr>
          <w:t>.Default.IP_stationRFID</w:t>
        </w:r>
        <w:proofErr w:type="spellEnd"/>
        <w:r w:rsidRPr="005709AF">
          <w:rPr>
            <w:rFonts w:ascii="Tw Cen MT" w:hAnsi="Tw Cen MT" w:cs="Consolas"/>
            <w:color w:val="000000"/>
            <w:sz w:val="19"/>
            <w:szCs w:val="19"/>
            <w:lang w:val="en-US"/>
            <w:rPrChange w:id="466" w:author="CHANCEREL Nicolas" w:date="2017-05-18T12:02:00Z">
              <w:rPr>
                <w:rFonts w:ascii="Consolas" w:hAnsi="Consolas" w:cs="Consolas"/>
                <w:color w:val="000000"/>
                <w:sz w:val="19"/>
                <w:szCs w:val="19"/>
              </w:rPr>
            </w:rPrChange>
          </w:rPr>
          <w:t>;</w:t>
        </w:r>
      </w:ins>
    </w:p>
    <w:p w:rsidR="006E7717" w:rsidRPr="005709AF" w:rsidRDefault="006E7717" w:rsidP="006E7717">
      <w:pPr>
        <w:autoSpaceDE w:val="0"/>
        <w:autoSpaceDN w:val="0"/>
        <w:adjustRightInd w:val="0"/>
        <w:spacing w:after="0" w:line="240" w:lineRule="auto"/>
        <w:rPr>
          <w:ins w:id="467" w:author="CHANCEREL Nicolas" w:date="2017-05-18T11:57:00Z"/>
          <w:rFonts w:ascii="Tw Cen MT" w:hAnsi="Tw Cen MT" w:cs="Consolas"/>
          <w:color w:val="000000"/>
          <w:sz w:val="19"/>
          <w:szCs w:val="19"/>
          <w:rPrChange w:id="468" w:author="CHANCEREL Nicolas" w:date="2017-05-18T12:02:00Z">
            <w:rPr>
              <w:ins w:id="469" w:author="CHANCEREL Nicolas" w:date="2017-05-18T11:57:00Z"/>
              <w:rFonts w:ascii="Consolas" w:hAnsi="Consolas" w:cs="Consolas"/>
              <w:color w:val="000000"/>
              <w:sz w:val="19"/>
              <w:szCs w:val="19"/>
            </w:rPr>
          </w:rPrChange>
        </w:rPr>
      </w:pPr>
      <w:ins w:id="470" w:author="CHANCEREL Nicolas" w:date="2017-05-18T11:57:00Z">
        <w:r w:rsidRPr="005709AF">
          <w:rPr>
            <w:rFonts w:ascii="Tw Cen MT" w:hAnsi="Tw Cen MT" w:cs="Consolas"/>
            <w:color w:val="000000"/>
            <w:sz w:val="19"/>
            <w:szCs w:val="19"/>
            <w:lang w:val="en-US"/>
            <w:rPrChange w:id="471" w:author="CHANCEREL Nicolas" w:date="2017-05-18T12:02:00Z">
              <w:rPr>
                <w:rFonts w:ascii="Consolas" w:hAnsi="Consolas" w:cs="Consolas"/>
                <w:color w:val="000000"/>
                <w:sz w:val="19"/>
                <w:szCs w:val="19"/>
              </w:rPr>
            </w:rPrChange>
          </w:rPr>
          <w:t xml:space="preserve">    </w:t>
        </w:r>
        <w:r w:rsidRPr="005709AF">
          <w:rPr>
            <w:rFonts w:ascii="Tw Cen MT" w:hAnsi="Tw Cen MT" w:cs="Consolas"/>
            <w:color w:val="000000"/>
            <w:sz w:val="19"/>
            <w:szCs w:val="19"/>
            <w:rPrChange w:id="472" w:author="CHANCEREL Nicolas" w:date="2017-05-18T12:02:00Z">
              <w:rPr>
                <w:rFonts w:ascii="Consolas" w:hAnsi="Consolas" w:cs="Consolas"/>
                <w:color w:val="000000"/>
                <w:sz w:val="19"/>
                <w:szCs w:val="19"/>
              </w:rPr>
            </w:rPrChange>
          </w:rPr>
          <w:t>}</w:t>
        </w:r>
      </w:ins>
    </w:p>
    <w:p w:rsidR="006E7717" w:rsidRPr="005709AF" w:rsidRDefault="006E7717" w:rsidP="006E7717">
      <w:pPr>
        <w:rPr>
          <w:ins w:id="473" w:author="CHANCEREL Nicolas" w:date="2017-05-18T11:55:00Z"/>
          <w:sz w:val="24"/>
          <w:szCs w:val="24"/>
          <w:rPrChange w:id="474" w:author="CHANCEREL Nicolas" w:date="2017-05-18T12:02:00Z">
            <w:rPr>
              <w:ins w:id="475" w:author="CHANCEREL Nicolas" w:date="2017-05-18T11:55:00Z"/>
              <w:sz w:val="24"/>
              <w:szCs w:val="24"/>
              <w:lang w:val="en-US"/>
            </w:rPr>
          </w:rPrChange>
        </w:rPr>
      </w:pPr>
    </w:p>
    <w:p w:rsidR="006E7717" w:rsidRPr="005709AF" w:rsidRDefault="006E7717">
      <w:pPr>
        <w:jc w:val="both"/>
        <w:rPr>
          <w:ins w:id="476" w:author="CHANCEREL Nicolas" w:date="2017-05-18T12:00:00Z"/>
          <w:rFonts w:cs="Consolas"/>
          <w:color w:val="000000"/>
          <w:sz w:val="19"/>
          <w:szCs w:val="19"/>
          <w:rPrChange w:id="477" w:author="CHANCEREL Nicolas" w:date="2017-05-18T12:02:00Z">
            <w:rPr>
              <w:ins w:id="478" w:author="CHANCEREL Nicolas" w:date="2017-05-18T12:00:00Z"/>
              <w:rFonts w:ascii="Consolas" w:hAnsi="Consolas" w:cs="Consolas"/>
              <w:color w:val="000000"/>
              <w:sz w:val="19"/>
              <w:szCs w:val="19"/>
            </w:rPr>
          </w:rPrChange>
        </w:rPr>
        <w:pPrChange w:id="479" w:author="CHANCEREL Nicolas" w:date="2017-05-18T11:34:00Z">
          <w:pPr/>
        </w:pPrChange>
      </w:pPr>
      <w:ins w:id="480" w:author="CHANCEREL Nicolas" w:date="2017-05-18T11:58:00Z">
        <w:r w:rsidRPr="005709AF">
          <w:rPr>
            <w:rFonts w:cs="Consolas"/>
            <w:color w:val="000000"/>
            <w:sz w:val="19"/>
            <w:szCs w:val="19"/>
            <w:rPrChange w:id="481" w:author="CHANCEREL Nicolas" w:date="2017-05-18T12:02:00Z">
              <w:rPr>
                <w:rFonts w:ascii="Consolas" w:hAnsi="Consolas" w:cs="Consolas"/>
                <w:color w:val="000000"/>
                <w:sz w:val="19"/>
                <w:szCs w:val="19"/>
                <w:lang w:val="en-US"/>
              </w:rPr>
            </w:rPrChange>
          </w:rPr>
          <w:t>“</w:t>
        </w:r>
      </w:ins>
      <w:proofErr w:type="spellStart"/>
      <w:ins w:id="482" w:author="CHANCEREL Nicolas" w:date="2017-05-18T11:57:00Z">
        <w:r w:rsidRPr="005709AF">
          <w:rPr>
            <w:rFonts w:cs="Consolas"/>
            <w:color w:val="000000"/>
            <w:sz w:val="19"/>
            <w:szCs w:val="19"/>
            <w:rPrChange w:id="483" w:author="CHANCEREL Nicolas" w:date="2017-05-18T12:02:00Z">
              <w:rPr>
                <w:rFonts w:ascii="Consolas" w:hAnsi="Consolas" w:cs="Consolas"/>
                <w:color w:val="000000"/>
                <w:sz w:val="19"/>
                <w:szCs w:val="19"/>
                <w:lang w:val="en-US"/>
              </w:rPr>
            </w:rPrChange>
          </w:rPr>
          <w:t>Properties.</w:t>
        </w:r>
        <w:r w:rsidRPr="005709AF">
          <w:rPr>
            <w:rFonts w:cs="Consolas"/>
            <w:color w:val="2B91AF"/>
            <w:sz w:val="19"/>
            <w:szCs w:val="19"/>
            <w:rPrChange w:id="484" w:author="CHANCEREL Nicolas" w:date="2017-05-18T12:02:00Z">
              <w:rPr>
                <w:rFonts w:ascii="Consolas" w:hAnsi="Consolas" w:cs="Consolas"/>
                <w:color w:val="2B91AF"/>
                <w:sz w:val="19"/>
                <w:szCs w:val="19"/>
                <w:lang w:val="en-US"/>
              </w:rPr>
            </w:rPrChange>
          </w:rPr>
          <w:t>Settings</w:t>
        </w:r>
        <w:r w:rsidRPr="005709AF">
          <w:rPr>
            <w:rFonts w:cs="Consolas"/>
            <w:color w:val="000000"/>
            <w:sz w:val="19"/>
            <w:szCs w:val="19"/>
            <w:rPrChange w:id="485" w:author="CHANCEREL Nicolas" w:date="2017-05-18T12:02:00Z">
              <w:rPr>
                <w:rFonts w:ascii="Consolas" w:hAnsi="Consolas" w:cs="Consolas"/>
                <w:color w:val="000000"/>
                <w:sz w:val="19"/>
                <w:szCs w:val="19"/>
                <w:lang w:val="en-US"/>
              </w:rPr>
            </w:rPrChange>
          </w:rPr>
          <w:t>.Default.</w:t>
        </w:r>
      </w:ins>
      <w:ins w:id="486" w:author="CHANCEREL Nicolas" w:date="2017-05-18T11:58:00Z">
        <w:r w:rsidRPr="005709AF">
          <w:rPr>
            <w:rFonts w:cs="Consolas"/>
            <w:color w:val="000000"/>
            <w:sz w:val="19"/>
            <w:szCs w:val="19"/>
            <w:rPrChange w:id="487" w:author="CHANCEREL Nicolas" w:date="2017-05-18T12:02:00Z">
              <w:rPr>
                <w:rFonts w:ascii="Consolas" w:hAnsi="Consolas" w:cs="Consolas"/>
                <w:color w:val="000000"/>
                <w:sz w:val="19"/>
                <w:szCs w:val="19"/>
                <w:lang w:val="en-US"/>
              </w:rPr>
            </w:rPrChange>
          </w:rPr>
          <w:t>BDD_adresse</w:t>
        </w:r>
        <w:proofErr w:type="spellEnd"/>
        <w:r w:rsidRPr="005709AF">
          <w:rPr>
            <w:rFonts w:cs="Consolas"/>
            <w:color w:val="000000"/>
            <w:sz w:val="19"/>
            <w:szCs w:val="19"/>
            <w:rPrChange w:id="488" w:author="CHANCEREL Nicolas" w:date="2017-05-18T12:02:00Z">
              <w:rPr>
                <w:rFonts w:ascii="Consolas" w:hAnsi="Consolas" w:cs="Consolas"/>
                <w:color w:val="000000"/>
                <w:sz w:val="19"/>
                <w:szCs w:val="19"/>
                <w:lang w:val="en-US"/>
              </w:rPr>
            </w:rPrChange>
          </w:rPr>
          <w:t xml:space="preserve">” par exemple correspond </w:t>
        </w:r>
        <w:proofErr w:type="spellStart"/>
        <w:r w:rsidRPr="005709AF">
          <w:rPr>
            <w:rFonts w:cs="Consolas"/>
            <w:color w:val="000000"/>
            <w:sz w:val="19"/>
            <w:szCs w:val="19"/>
            <w:rPrChange w:id="489" w:author="CHANCEREL Nicolas" w:date="2017-05-18T12:02:00Z">
              <w:rPr>
                <w:rFonts w:ascii="Consolas" w:hAnsi="Consolas" w:cs="Consolas"/>
                <w:color w:val="000000"/>
                <w:sz w:val="19"/>
                <w:szCs w:val="19"/>
              </w:rPr>
            </w:rPrChange>
          </w:rPr>
          <w:t>a</w:t>
        </w:r>
        <w:proofErr w:type="spellEnd"/>
        <w:r w:rsidRPr="005709AF">
          <w:rPr>
            <w:rFonts w:cs="Consolas"/>
            <w:color w:val="000000"/>
            <w:sz w:val="19"/>
            <w:szCs w:val="19"/>
            <w:rPrChange w:id="490" w:author="CHANCEREL Nicolas" w:date="2017-05-18T12:02:00Z">
              <w:rPr>
                <w:rFonts w:ascii="Consolas" w:hAnsi="Consolas" w:cs="Consolas"/>
                <w:color w:val="000000"/>
                <w:sz w:val="19"/>
                <w:szCs w:val="19"/>
              </w:rPr>
            </w:rPrChange>
          </w:rPr>
          <w:t xml:space="preserve"> un accesseur et retourne donc la valeur de </w:t>
        </w:r>
      </w:ins>
      <w:ins w:id="491" w:author="CHANCEREL Nicolas" w:date="2017-05-18T11:59:00Z">
        <w:r w:rsidRPr="005709AF">
          <w:rPr>
            <w:rFonts w:cs="Consolas"/>
            <w:color w:val="000000"/>
            <w:sz w:val="19"/>
            <w:szCs w:val="19"/>
            <w:rPrChange w:id="492" w:author="CHANCEREL Nicolas" w:date="2017-05-18T12:02:00Z">
              <w:rPr>
                <w:rFonts w:ascii="Consolas" w:hAnsi="Consolas" w:cs="Consolas"/>
                <w:color w:val="000000"/>
                <w:sz w:val="19"/>
                <w:szCs w:val="19"/>
              </w:rPr>
            </w:rPrChange>
          </w:rPr>
          <w:t>« </w:t>
        </w:r>
      </w:ins>
      <w:proofErr w:type="spellStart"/>
      <w:ins w:id="493" w:author="CHANCEREL Nicolas" w:date="2017-05-18T11:58:00Z">
        <w:r w:rsidRPr="005709AF">
          <w:rPr>
            <w:rFonts w:cs="Consolas"/>
            <w:color w:val="000000"/>
            <w:sz w:val="19"/>
            <w:szCs w:val="19"/>
            <w:rPrChange w:id="494" w:author="CHANCEREL Nicolas" w:date="2017-05-18T12:02:00Z">
              <w:rPr>
                <w:rFonts w:ascii="Consolas" w:hAnsi="Consolas" w:cs="Consolas"/>
                <w:color w:val="000000"/>
                <w:sz w:val="19"/>
                <w:szCs w:val="19"/>
              </w:rPr>
            </w:rPrChange>
          </w:rPr>
          <w:t>BDD_adresse</w:t>
        </w:r>
      </w:ins>
      <w:proofErr w:type="spellEnd"/>
      <w:ins w:id="495" w:author="CHANCEREL Nicolas" w:date="2017-05-18T11:59:00Z">
        <w:r w:rsidRPr="005709AF">
          <w:rPr>
            <w:rFonts w:cs="Consolas"/>
            <w:color w:val="000000"/>
            <w:sz w:val="19"/>
            <w:szCs w:val="19"/>
            <w:rPrChange w:id="496" w:author="CHANCEREL Nicolas" w:date="2017-05-18T12:02:00Z">
              <w:rPr>
                <w:rFonts w:ascii="Consolas" w:hAnsi="Consolas" w:cs="Consolas"/>
                <w:color w:val="000000"/>
                <w:sz w:val="19"/>
                <w:szCs w:val="19"/>
              </w:rPr>
            </w:rPrChange>
          </w:rPr>
          <w:t xml:space="preserve"> » </w:t>
        </w:r>
        <w:r w:rsidR="005709AF" w:rsidRPr="005709AF">
          <w:rPr>
            <w:rFonts w:cs="Consolas"/>
            <w:color w:val="000000"/>
            <w:sz w:val="19"/>
            <w:szCs w:val="19"/>
            <w:rPrChange w:id="497" w:author="CHANCEREL Nicolas" w:date="2017-05-18T12:02:00Z">
              <w:rPr>
                <w:rFonts w:ascii="Consolas" w:hAnsi="Consolas" w:cs="Consolas"/>
                <w:color w:val="000000"/>
                <w:sz w:val="19"/>
                <w:szCs w:val="19"/>
              </w:rPr>
            </w:rPrChange>
          </w:rPr>
          <w:t xml:space="preserve">pour l’affecte dans le </w:t>
        </w:r>
        <w:proofErr w:type="spellStart"/>
        <w:r w:rsidR="005709AF" w:rsidRPr="005709AF">
          <w:rPr>
            <w:rFonts w:cs="Consolas"/>
            <w:color w:val="000000"/>
            <w:sz w:val="19"/>
            <w:szCs w:val="19"/>
            <w:rPrChange w:id="498" w:author="CHANCEREL Nicolas" w:date="2017-05-18T12:02:00Z">
              <w:rPr>
                <w:rFonts w:ascii="Consolas" w:hAnsi="Consolas" w:cs="Consolas"/>
                <w:color w:val="000000"/>
                <w:sz w:val="19"/>
                <w:szCs w:val="19"/>
              </w:rPr>
            </w:rPrChange>
          </w:rPr>
          <w:t>Textbox</w:t>
        </w:r>
        <w:proofErr w:type="spellEnd"/>
        <w:r w:rsidR="005709AF" w:rsidRPr="005709AF">
          <w:rPr>
            <w:rFonts w:cs="Consolas"/>
            <w:color w:val="000000"/>
            <w:sz w:val="19"/>
            <w:szCs w:val="19"/>
            <w:rPrChange w:id="499" w:author="CHANCEREL Nicolas" w:date="2017-05-18T12:02:00Z">
              <w:rPr>
                <w:rFonts w:ascii="Consolas" w:hAnsi="Consolas" w:cs="Consolas"/>
                <w:color w:val="000000"/>
                <w:sz w:val="19"/>
                <w:szCs w:val="19"/>
              </w:rPr>
            </w:rPrChange>
          </w:rPr>
          <w:t xml:space="preserve"> « </w:t>
        </w:r>
        <w:proofErr w:type="spellStart"/>
        <w:r w:rsidR="005709AF" w:rsidRPr="005709AF">
          <w:rPr>
            <w:rFonts w:cs="Consolas"/>
            <w:color w:val="000000"/>
            <w:sz w:val="19"/>
            <w:szCs w:val="19"/>
            <w:rPrChange w:id="500" w:author="CHANCEREL Nicolas" w:date="2017-05-18T12:02:00Z">
              <w:rPr>
                <w:rFonts w:ascii="Consolas" w:hAnsi="Consolas" w:cs="Consolas"/>
                <w:color w:val="000000"/>
                <w:sz w:val="19"/>
                <w:szCs w:val="19"/>
              </w:rPr>
            </w:rPrChange>
          </w:rPr>
          <w:t>BDD_adresse</w:t>
        </w:r>
        <w:proofErr w:type="spellEnd"/>
        <w:r w:rsidR="005709AF" w:rsidRPr="005709AF">
          <w:rPr>
            <w:rFonts w:cs="Consolas"/>
            <w:color w:val="000000"/>
            <w:sz w:val="19"/>
            <w:szCs w:val="19"/>
            <w:rPrChange w:id="501" w:author="CHANCEREL Nicolas" w:date="2017-05-18T12:02:00Z">
              <w:rPr>
                <w:rFonts w:ascii="Consolas" w:hAnsi="Consolas" w:cs="Consolas"/>
                <w:color w:val="000000"/>
                <w:sz w:val="19"/>
                <w:szCs w:val="19"/>
              </w:rPr>
            </w:rPrChange>
          </w:rPr>
          <w:t> »</w:t>
        </w:r>
      </w:ins>
      <w:ins w:id="502" w:author="CHANCEREL Nicolas" w:date="2017-05-18T12:00:00Z">
        <w:r w:rsidR="005709AF" w:rsidRPr="005709AF">
          <w:rPr>
            <w:rFonts w:cs="Consolas"/>
            <w:color w:val="000000"/>
            <w:sz w:val="19"/>
            <w:szCs w:val="19"/>
            <w:rPrChange w:id="503" w:author="CHANCEREL Nicolas" w:date="2017-05-18T12:02:00Z">
              <w:rPr>
                <w:rFonts w:ascii="Consolas" w:hAnsi="Consolas" w:cs="Consolas"/>
                <w:color w:val="000000"/>
                <w:sz w:val="19"/>
                <w:szCs w:val="19"/>
              </w:rPr>
            </w:rPrChange>
          </w:rPr>
          <w:t>.</w:t>
        </w:r>
      </w:ins>
    </w:p>
    <w:p w:rsidR="005709AF" w:rsidRPr="005709AF" w:rsidRDefault="005709AF">
      <w:pPr>
        <w:jc w:val="both"/>
        <w:rPr>
          <w:ins w:id="504" w:author="CHANCEREL Nicolas" w:date="2017-05-18T12:00:00Z"/>
          <w:sz w:val="36"/>
          <w:szCs w:val="40"/>
          <w:u w:val="single"/>
        </w:rPr>
        <w:pPrChange w:id="505" w:author="CHANCEREL Nicolas" w:date="2017-05-18T11:34:00Z">
          <w:pPr/>
        </w:pPrChange>
      </w:pPr>
    </w:p>
    <w:p w:rsidR="005709AF" w:rsidRPr="005709AF" w:rsidRDefault="005709AF" w:rsidP="005709AF">
      <w:pPr>
        <w:jc w:val="both"/>
        <w:rPr>
          <w:ins w:id="506" w:author="CHANCEREL Nicolas" w:date="2017-05-18T12:00:00Z"/>
          <w:sz w:val="36"/>
          <w:szCs w:val="40"/>
          <w:u w:val="single"/>
        </w:rPr>
      </w:pPr>
      <w:ins w:id="507" w:author="CHANCEREL Nicolas" w:date="2017-05-18T12:00:00Z">
        <w:r w:rsidRPr="005709AF">
          <w:rPr>
            <w:sz w:val="36"/>
            <w:szCs w:val="40"/>
            <w:u w:val="single"/>
          </w:rPr>
          <w:t>Sauvegarde des valeurs entrées :</w:t>
        </w:r>
      </w:ins>
    </w:p>
    <w:p w:rsidR="005709AF" w:rsidRPr="005709AF" w:rsidRDefault="004D78ED" w:rsidP="005709AF">
      <w:pPr>
        <w:autoSpaceDE w:val="0"/>
        <w:autoSpaceDN w:val="0"/>
        <w:adjustRightInd w:val="0"/>
        <w:spacing w:after="0" w:line="240" w:lineRule="auto"/>
        <w:rPr>
          <w:ins w:id="508" w:author="CHANCEREL Nicolas" w:date="2017-05-18T12:00:00Z"/>
          <w:rFonts w:cs="Consolas"/>
          <w:color w:val="000000"/>
          <w:sz w:val="19"/>
          <w:szCs w:val="19"/>
          <w:rPrChange w:id="509" w:author="CHANCEREL Nicolas" w:date="2017-05-18T12:02:00Z">
            <w:rPr>
              <w:ins w:id="510" w:author="CHANCEREL Nicolas" w:date="2017-05-18T12:00:00Z"/>
              <w:rFonts w:ascii="Consolas" w:hAnsi="Consolas" w:cs="Consolas"/>
              <w:color w:val="000000"/>
              <w:sz w:val="19"/>
              <w:szCs w:val="19"/>
              <w:lang w:val="en-US"/>
            </w:rPr>
          </w:rPrChange>
        </w:rPr>
      </w:pPr>
      <w:ins w:id="511" w:author="CHANCEREL Nicolas" w:date="2017-05-18T12:00:00Z">
        <w:r>
          <w:rPr>
            <w:rFonts w:cs="Consolas"/>
            <w:noProof/>
            <w:color w:val="000000"/>
            <w:sz w:val="19"/>
            <w:szCs w:val="19"/>
            <w:lang w:eastAsia="fr-FR"/>
            <w:rPrChange w:id="512" w:author="CHANCEREL Nicolas" w:date="2017-05-18T12:02:00Z">
              <w:rPr>
                <w:rFonts w:cs="Consolas"/>
                <w:noProof/>
                <w:color w:val="000000"/>
                <w:sz w:val="19"/>
                <w:szCs w:val="19"/>
                <w:lang w:eastAsia="fr-FR"/>
              </w:rPr>
            </w:rPrChange>
          </w:rPr>
          <w:pict>
            <v:roundrect id="_x0000_s1067" style="position:absolute;margin-left:.95pt;margin-top:4.85pt;width:452.25pt;height:137.05pt;z-index:251676160" arcsize="2785f" filled="f" fillcolor="white [3201]" strokecolor="#00b050" strokeweight="1pt">
              <v:stroke dashstyle="dash"/>
              <v:shadow color="#868686"/>
            </v:roundrect>
          </w:pict>
        </w:r>
        <w:r w:rsidR="005709AF" w:rsidRPr="005709AF">
          <w:rPr>
            <w:rFonts w:cs="Consolas"/>
            <w:color w:val="000000"/>
            <w:sz w:val="19"/>
            <w:szCs w:val="19"/>
            <w:rPrChange w:id="513" w:author="CHANCEREL Nicolas" w:date="2017-05-18T12:02:00Z">
              <w:rPr>
                <w:rFonts w:ascii="Consolas" w:hAnsi="Consolas" w:cs="Consolas"/>
                <w:color w:val="000000"/>
                <w:sz w:val="19"/>
                <w:szCs w:val="19"/>
                <w:lang w:val="en-US"/>
              </w:rPr>
            </w:rPrChange>
          </w:rPr>
          <w:t xml:space="preserve">     </w:t>
        </w:r>
      </w:ins>
    </w:p>
    <w:p w:rsidR="005709AF" w:rsidRPr="005709AF" w:rsidRDefault="005709AF" w:rsidP="005709AF">
      <w:pPr>
        <w:autoSpaceDE w:val="0"/>
        <w:autoSpaceDN w:val="0"/>
        <w:adjustRightInd w:val="0"/>
        <w:spacing w:after="0" w:line="240" w:lineRule="auto"/>
        <w:rPr>
          <w:ins w:id="514" w:author="CHANCEREL Nicolas" w:date="2017-05-18T12:01:00Z"/>
          <w:rFonts w:ascii="Tw Cen MT" w:hAnsi="Tw Cen MT" w:cs="Consolas"/>
          <w:color w:val="000000"/>
          <w:sz w:val="19"/>
          <w:szCs w:val="19"/>
          <w:lang w:val="en-US"/>
          <w:rPrChange w:id="515" w:author="CHANCEREL Nicolas" w:date="2017-05-18T12:02:00Z">
            <w:rPr>
              <w:ins w:id="516" w:author="CHANCEREL Nicolas" w:date="2017-05-18T12:01:00Z"/>
              <w:rFonts w:ascii="Consolas" w:hAnsi="Consolas" w:cs="Consolas"/>
              <w:color w:val="000000"/>
              <w:sz w:val="19"/>
              <w:szCs w:val="19"/>
            </w:rPr>
          </w:rPrChange>
        </w:rPr>
      </w:pPr>
      <w:ins w:id="517" w:author="CHANCEREL Nicolas" w:date="2017-05-18T12:01:00Z">
        <w:r w:rsidRPr="005709AF">
          <w:rPr>
            <w:rFonts w:ascii="Tw Cen MT" w:hAnsi="Tw Cen MT" w:cs="Consolas"/>
            <w:color w:val="000000"/>
            <w:sz w:val="19"/>
            <w:szCs w:val="19"/>
            <w:lang w:val="en-US"/>
            <w:rPrChange w:id="518" w:author="CHANCEREL Nicolas" w:date="2017-05-18T12:02:00Z">
              <w:rPr>
                <w:rFonts w:ascii="Consolas" w:hAnsi="Consolas" w:cs="Consolas"/>
                <w:color w:val="000000"/>
                <w:sz w:val="19"/>
                <w:szCs w:val="19"/>
              </w:rPr>
            </w:rPrChange>
          </w:rPr>
          <w:t xml:space="preserve">    </w:t>
        </w:r>
        <w:r w:rsidRPr="005709AF">
          <w:rPr>
            <w:rFonts w:ascii="Tw Cen MT" w:hAnsi="Tw Cen MT" w:cs="Consolas"/>
            <w:color w:val="0000FF"/>
            <w:sz w:val="19"/>
            <w:szCs w:val="19"/>
            <w:lang w:val="en-US"/>
            <w:rPrChange w:id="519" w:author="CHANCEREL Nicolas" w:date="2017-05-18T12:02:00Z">
              <w:rPr>
                <w:rFonts w:ascii="Consolas" w:hAnsi="Consolas" w:cs="Consolas"/>
                <w:color w:val="0000FF"/>
                <w:sz w:val="19"/>
                <w:szCs w:val="19"/>
              </w:rPr>
            </w:rPrChange>
          </w:rPr>
          <w:t>private</w:t>
        </w:r>
        <w:r w:rsidRPr="005709AF">
          <w:rPr>
            <w:rFonts w:ascii="Tw Cen MT" w:hAnsi="Tw Cen MT" w:cs="Consolas"/>
            <w:color w:val="000000"/>
            <w:sz w:val="19"/>
            <w:szCs w:val="19"/>
            <w:lang w:val="en-US"/>
            <w:rPrChange w:id="520" w:author="CHANCEREL Nicolas" w:date="2017-05-18T12:02:00Z">
              <w:rPr>
                <w:rFonts w:ascii="Consolas" w:hAnsi="Consolas" w:cs="Consolas"/>
                <w:color w:val="000000"/>
                <w:sz w:val="19"/>
                <w:szCs w:val="19"/>
              </w:rPr>
            </w:rPrChange>
          </w:rPr>
          <w:t xml:space="preserve"> </w:t>
        </w:r>
        <w:r w:rsidRPr="005709AF">
          <w:rPr>
            <w:rFonts w:ascii="Tw Cen MT" w:hAnsi="Tw Cen MT" w:cs="Consolas"/>
            <w:color w:val="0000FF"/>
            <w:sz w:val="19"/>
            <w:szCs w:val="19"/>
            <w:lang w:val="en-US"/>
            <w:rPrChange w:id="521" w:author="CHANCEREL Nicolas" w:date="2017-05-18T12:02:00Z">
              <w:rPr>
                <w:rFonts w:ascii="Consolas" w:hAnsi="Consolas" w:cs="Consolas"/>
                <w:color w:val="0000FF"/>
                <w:sz w:val="19"/>
                <w:szCs w:val="19"/>
              </w:rPr>
            </w:rPrChange>
          </w:rPr>
          <w:t>void</w:t>
        </w:r>
        <w:r w:rsidRPr="005709AF">
          <w:rPr>
            <w:rFonts w:ascii="Tw Cen MT" w:hAnsi="Tw Cen MT" w:cs="Consolas"/>
            <w:color w:val="000000"/>
            <w:sz w:val="19"/>
            <w:szCs w:val="19"/>
            <w:lang w:val="en-US"/>
            <w:rPrChange w:id="522"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lang w:val="en-US"/>
            <w:rPrChange w:id="523" w:author="CHANCEREL Nicolas" w:date="2017-05-18T12:02:00Z">
              <w:rPr>
                <w:rFonts w:ascii="Consolas" w:hAnsi="Consolas" w:cs="Consolas"/>
                <w:color w:val="000000"/>
                <w:sz w:val="19"/>
                <w:szCs w:val="19"/>
              </w:rPr>
            </w:rPrChange>
          </w:rPr>
          <w:t>BT_VALIDER_Click</w:t>
        </w:r>
        <w:proofErr w:type="spellEnd"/>
        <w:r w:rsidRPr="005709AF">
          <w:rPr>
            <w:rFonts w:ascii="Tw Cen MT" w:hAnsi="Tw Cen MT" w:cs="Consolas"/>
            <w:color w:val="000000"/>
            <w:sz w:val="19"/>
            <w:szCs w:val="19"/>
            <w:lang w:val="en-US"/>
            <w:rPrChange w:id="524" w:author="CHANCEREL Nicolas" w:date="2017-05-18T12:02:00Z">
              <w:rPr>
                <w:rFonts w:ascii="Consolas" w:hAnsi="Consolas" w:cs="Consolas"/>
                <w:color w:val="000000"/>
                <w:sz w:val="19"/>
                <w:szCs w:val="19"/>
              </w:rPr>
            </w:rPrChange>
          </w:rPr>
          <w:t>(</w:t>
        </w:r>
        <w:r w:rsidRPr="005709AF">
          <w:rPr>
            <w:rFonts w:ascii="Tw Cen MT" w:hAnsi="Tw Cen MT" w:cs="Consolas"/>
            <w:color w:val="0000FF"/>
            <w:sz w:val="19"/>
            <w:szCs w:val="19"/>
            <w:lang w:val="en-US"/>
            <w:rPrChange w:id="525" w:author="CHANCEREL Nicolas" w:date="2017-05-18T12:02:00Z">
              <w:rPr>
                <w:rFonts w:ascii="Consolas" w:hAnsi="Consolas" w:cs="Consolas"/>
                <w:color w:val="0000FF"/>
                <w:sz w:val="19"/>
                <w:szCs w:val="19"/>
              </w:rPr>
            </w:rPrChange>
          </w:rPr>
          <w:t>object</w:t>
        </w:r>
        <w:r w:rsidRPr="005709AF">
          <w:rPr>
            <w:rFonts w:ascii="Tw Cen MT" w:hAnsi="Tw Cen MT" w:cs="Consolas"/>
            <w:color w:val="000000"/>
            <w:sz w:val="19"/>
            <w:szCs w:val="19"/>
            <w:lang w:val="en-US"/>
            <w:rPrChange w:id="526" w:author="CHANCEREL Nicolas" w:date="2017-05-18T12:02:00Z">
              <w:rPr>
                <w:rFonts w:ascii="Consolas" w:hAnsi="Consolas" w:cs="Consolas"/>
                <w:color w:val="000000"/>
                <w:sz w:val="19"/>
                <w:szCs w:val="19"/>
              </w:rPr>
            </w:rPrChange>
          </w:rPr>
          <w:t xml:space="preserve"> sender, </w:t>
        </w:r>
        <w:proofErr w:type="spellStart"/>
        <w:r w:rsidRPr="005709AF">
          <w:rPr>
            <w:rFonts w:ascii="Tw Cen MT" w:hAnsi="Tw Cen MT" w:cs="Consolas"/>
            <w:color w:val="2B91AF"/>
            <w:sz w:val="19"/>
            <w:szCs w:val="19"/>
            <w:lang w:val="en-US"/>
            <w:rPrChange w:id="527" w:author="CHANCEREL Nicolas" w:date="2017-05-18T12:02:00Z">
              <w:rPr>
                <w:rFonts w:ascii="Consolas" w:hAnsi="Consolas" w:cs="Consolas"/>
                <w:color w:val="2B91AF"/>
                <w:sz w:val="19"/>
                <w:szCs w:val="19"/>
              </w:rPr>
            </w:rPrChange>
          </w:rPr>
          <w:t>RoutedEventArgs</w:t>
        </w:r>
        <w:proofErr w:type="spellEnd"/>
        <w:r w:rsidRPr="005709AF">
          <w:rPr>
            <w:rFonts w:ascii="Tw Cen MT" w:hAnsi="Tw Cen MT" w:cs="Consolas"/>
            <w:color w:val="000000"/>
            <w:sz w:val="19"/>
            <w:szCs w:val="19"/>
            <w:lang w:val="en-US"/>
            <w:rPrChange w:id="528" w:author="CHANCEREL Nicolas" w:date="2017-05-18T12:02:00Z">
              <w:rPr>
                <w:rFonts w:ascii="Consolas" w:hAnsi="Consolas" w:cs="Consolas"/>
                <w:color w:val="000000"/>
                <w:sz w:val="19"/>
                <w:szCs w:val="19"/>
              </w:rPr>
            </w:rPrChange>
          </w:rPr>
          <w:t xml:space="preserve"> e)</w:t>
        </w:r>
      </w:ins>
    </w:p>
    <w:p w:rsidR="005709AF" w:rsidRPr="005709AF" w:rsidRDefault="005709AF" w:rsidP="005709AF">
      <w:pPr>
        <w:autoSpaceDE w:val="0"/>
        <w:autoSpaceDN w:val="0"/>
        <w:adjustRightInd w:val="0"/>
        <w:spacing w:after="0" w:line="240" w:lineRule="auto"/>
        <w:rPr>
          <w:ins w:id="529" w:author="CHANCEREL Nicolas" w:date="2017-05-18T12:01:00Z"/>
          <w:rFonts w:ascii="Tw Cen MT" w:hAnsi="Tw Cen MT" w:cs="Consolas"/>
          <w:color w:val="000000"/>
          <w:sz w:val="19"/>
          <w:szCs w:val="19"/>
          <w:lang w:val="en-US"/>
          <w:rPrChange w:id="530" w:author="CHANCEREL Nicolas" w:date="2017-05-18T12:02:00Z">
            <w:rPr>
              <w:ins w:id="531" w:author="CHANCEREL Nicolas" w:date="2017-05-18T12:01:00Z"/>
              <w:rFonts w:ascii="Consolas" w:hAnsi="Consolas" w:cs="Consolas"/>
              <w:color w:val="000000"/>
              <w:sz w:val="19"/>
              <w:szCs w:val="19"/>
            </w:rPr>
          </w:rPrChange>
        </w:rPr>
      </w:pPr>
      <w:ins w:id="532" w:author="CHANCEREL Nicolas" w:date="2017-05-18T12:01:00Z">
        <w:r w:rsidRPr="005709AF">
          <w:rPr>
            <w:rFonts w:ascii="Tw Cen MT" w:hAnsi="Tw Cen MT" w:cs="Consolas"/>
            <w:color w:val="000000"/>
            <w:sz w:val="19"/>
            <w:szCs w:val="19"/>
            <w:lang w:val="en-US"/>
            <w:rPrChange w:id="533" w:author="CHANCEREL Nicolas" w:date="2017-05-18T12:02:00Z">
              <w:rPr>
                <w:rFonts w:ascii="Consolas" w:hAnsi="Consolas" w:cs="Consolas"/>
                <w:color w:val="000000"/>
                <w:sz w:val="19"/>
                <w:szCs w:val="19"/>
              </w:rPr>
            </w:rPrChange>
          </w:rPr>
          <w:t xml:space="preserve">    {</w:t>
        </w:r>
      </w:ins>
    </w:p>
    <w:p w:rsidR="005709AF" w:rsidRPr="005709AF" w:rsidRDefault="005709AF" w:rsidP="005709AF">
      <w:pPr>
        <w:autoSpaceDE w:val="0"/>
        <w:autoSpaceDN w:val="0"/>
        <w:adjustRightInd w:val="0"/>
        <w:spacing w:after="0" w:line="240" w:lineRule="auto"/>
        <w:rPr>
          <w:ins w:id="534" w:author="CHANCEREL Nicolas" w:date="2017-05-18T12:01:00Z"/>
          <w:rFonts w:ascii="Tw Cen MT" w:hAnsi="Tw Cen MT" w:cs="Consolas"/>
          <w:color w:val="000000"/>
          <w:sz w:val="19"/>
          <w:szCs w:val="19"/>
          <w:lang w:val="en-US"/>
          <w:rPrChange w:id="535" w:author="CHANCEREL Nicolas" w:date="2017-05-18T12:02:00Z">
            <w:rPr>
              <w:ins w:id="536" w:author="CHANCEREL Nicolas" w:date="2017-05-18T12:01:00Z"/>
              <w:rFonts w:ascii="Consolas" w:hAnsi="Consolas" w:cs="Consolas"/>
              <w:color w:val="000000"/>
              <w:sz w:val="19"/>
              <w:szCs w:val="19"/>
            </w:rPr>
          </w:rPrChange>
        </w:rPr>
      </w:pPr>
      <w:ins w:id="537" w:author="CHANCEREL Nicolas" w:date="2017-05-18T12:01:00Z">
        <w:r w:rsidRPr="005709AF">
          <w:rPr>
            <w:rFonts w:ascii="Tw Cen MT" w:hAnsi="Tw Cen MT" w:cs="Consolas"/>
            <w:color w:val="000000"/>
            <w:sz w:val="19"/>
            <w:szCs w:val="19"/>
            <w:lang w:val="en-US"/>
            <w:rPrChange w:id="538"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lang w:val="en-US"/>
            <w:rPrChange w:id="539" w:author="CHANCEREL Nicolas" w:date="2017-05-18T12:02:00Z">
              <w:rPr>
                <w:rFonts w:ascii="Consolas" w:hAnsi="Consolas" w:cs="Consolas"/>
                <w:color w:val="000000"/>
                <w:sz w:val="19"/>
                <w:szCs w:val="19"/>
              </w:rPr>
            </w:rPrChange>
          </w:rPr>
          <w:t>Properties.</w:t>
        </w:r>
        <w:r w:rsidRPr="005709AF">
          <w:rPr>
            <w:rFonts w:ascii="Tw Cen MT" w:hAnsi="Tw Cen MT" w:cs="Consolas"/>
            <w:color w:val="2B91AF"/>
            <w:sz w:val="19"/>
            <w:szCs w:val="19"/>
            <w:lang w:val="en-US"/>
            <w:rPrChange w:id="540" w:author="CHANCEREL Nicolas" w:date="2017-05-18T12:02:00Z">
              <w:rPr>
                <w:rFonts w:ascii="Consolas" w:hAnsi="Consolas" w:cs="Consolas"/>
                <w:color w:val="2B91AF"/>
                <w:sz w:val="19"/>
                <w:szCs w:val="19"/>
              </w:rPr>
            </w:rPrChange>
          </w:rPr>
          <w:t>Settings</w:t>
        </w:r>
        <w:r w:rsidRPr="005709AF">
          <w:rPr>
            <w:rFonts w:ascii="Tw Cen MT" w:hAnsi="Tw Cen MT" w:cs="Consolas"/>
            <w:color w:val="000000"/>
            <w:sz w:val="19"/>
            <w:szCs w:val="19"/>
            <w:lang w:val="en-US"/>
            <w:rPrChange w:id="541" w:author="CHANCEREL Nicolas" w:date="2017-05-18T12:02:00Z">
              <w:rPr>
                <w:rFonts w:ascii="Consolas" w:hAnsi="Consolas" w:cs="Consolas"/>
                <w:color w:val="000000"/>
                <w:sz w:val="19"/>
                <w:szCs w:val="19"/>
              </w:rPr>
            </w:rPrChange>
          </w:rPr>
          <w:t>.Default</w:t>
        </w:r>
        <w:proofErr w:type="spellEnd"/>
        <w:r w:rsidRPr="005709AF">
          <w:rPr>
            <w:rFonts w:ascii="Tw Cen MT" w:hAnsi="Tw Cen MT" w:cs="Consolas"/>
            <w:color w:val="000000"/>
            <w:sz w:val="19"/>
            <w:szCs w:val="19"/>
            <w:lang w:val="en-US"/>
            <w:rPrChange w:id="542" w:author="CHANCEREL Nicolas" w:date="2017-05-18T12:02:00Z">
              <w:rPr>
                <w:rFonts w:ascii="Consolas" w:hAnsi="Consolas" w:cs="Consolas"/>
                <w:color w:val="000000"/>
                <w:sz w:val="19"/>
                <w:szCs w:val="19"/>
              </w:rPr>
            </w:rPrChange>
          </w:rPr>
          <w:t>[</w:t>
        </w:r>
        <w:r w:rsidRPr="005709AF">
          <w:rPr>
            <w:rFonts w:ascii="Tw Cen MT" w:hAnsi="Tw Cen MT" w:cs="Consolas"/>
            <w:color w:val="A31515"/>
            <w:sz w:val="19"/>
            <w:szCs w:val="19"/>
            <w:lang w:val="en-US"/>
            <w:rPrChange w:id="543" w:author="CHANCEREL Nicolas" w:date="2017-05-18T12:02:00Z">
              <w:rPr>
                <w:rFonts w:ascii="Consolas" w:hAnsi="Consolas" w:cs="Consolas"/>
                <w:color w:val="A31515"/>
                <w:sz w:val="19"/>
                <w:szCs w:val="19"/>
              </w:rPr>
            </w:rPrChange>
          </w:rPr>
          <w:t>"</w:t>
        </w:r>
        <w:proofErr w:type="spellStart"/>
        <w:r w:rsidRPr="005709AF">
          <w:rPr>
            <w:rFonts w:ascii="Tw Cen MT" w:hAnsi="Tw Cen MT" w:cs="Consolas"/>
            <w:color w:val="A31515"/>
            <w:sz w:val="19"/>
            <w:szCs w:val="19"/>
            <w:lang w:val="en-US"/>
            <w:rPrChange w:id="544" w:author="CHANCEREL Nicolas" w:date="2017-05-18T12:02:00Z">
              <w:rPr>
                <w:rFonts w:ascii="Consolas" w:hAnsi="Consolas" w:cs="Consolas"/>
                <w:color w:val="A31515"/>
                <w:sz w:val="19"/>
                <w:szCs w:val="19"/>
              </w:rPr>
            </w:rPrChange>
          </w:rPr>
          <w:t>BDD_adresse</w:t>
        </w:r>
        <w:proofErr w:type="spellEnd"/>
        <w:r w:rsidRPr="005709AF">
          <w:rPr>
            <w:rFonts w:ascii="Tw Cen MT" w:hAnsi="Tw Cen MT" w:cs="Consolas"/>
            <w:color w:val="A31515"/>
            <w:sz w:val="19"/>
            <w:szCs w:val="19"/>
            <w:lang w:val="en-US"/>
            <w:rPrChange w:id="545" w:author="CHANCEREL Nicolas" w:date="2017-05-18T12:02:00Z">
              <w:rPr>
                <w:rFonts w:ascii="Consolas" w:hAnsi="Consolas" w:cs="Consolas"/>
                <w:color w:val="A31515"/>
                <w:sz w:val="19"/>
                <w:szCs w:val="19"/>
              </w:rPr>
            </w:rPrChange>
          </w:rPr>
          <w:t>"</w:t>
        </w:r>
        <w:r w:rsidRPr="005709AF">
          <w:rPr>
            <w:rFonts w:ascii="Tw Cen MT" w:hAnsi="Tw Cen MT" w:cs="Consolas"/>
            <w:color w:val="000000"/>
            <w:sz w:val="19"/>
            <w:szCs w:val="19"/>
            <w:lang w:val="en-US"/>
            <w:rPrChange w:id="546" w:author="CHANCEREL Nicolas" w:date="2017-05-18T12:02:00Z">
              <w:rPr>
                <w:rFonts w:ascii="Consolas" w:hAnsi="Consolas" w:cs="Consolas"/>
                <w:color w:val="000000"/>
                <w:sz w:val="19"/>
                <w:szCs w:val="19"/>
              </w:rPr>
            </w:rPrChange>
          </w:rPr>
          <w:t xml:space="preserve">] = </w:t>
        </w:r>
        <w:proofErr w:type="spellStart"/>
        <w:r w:rsidRPr="005709AF">
          <w:rPr>
            <w:rFonts w:ascii="Tw Cen MT" w:hAnsi="Tw Cen MT" w:cs="Consolas"/>
            <w:color w:val="000000"/>
            <w:sz w:val="19"/>
            <w:szCs w:val="19"/>
            <w:lang w:val="en-US"/>
            <w:rPrChange w:id="547" w:author="CHANCEREL Nicolas" w:date="2017-05-18T12:02:00Z">
              <w:rPr>
                <w:rFonts w:ascii="Consolas" w:hAnsi="Consolas" w:cs="Consolas"/>
                <w:color w:val="000000"/>
                <w:sz w:val="19"/>
                <w:szCs w:val="19"/>
              </w:rPr>
            </w:rPrChange>
          </w:rPr>
          <w:t>BDD_adresse.Text</w:t>
        </w:r>
        <w:proofErr w:type="spellEnd"/>
        <w:r w:rsidRPr="005709AF">
          <w:rPr>
            <w:rFonts w:ascii="Tw Cen MT" w:hAnsi="Tw Cen MT" w:cs="Consolas"/>
            <w:color w:val="000000"/>
            <w:sz w:val="19"/>
            <w:szCs w:val="19"/>
            <w:lang w:val="en-US"/>
            <w:rPrChange w:id="548" w:author="CHANCEREL Nicolas" w:date="2017-05-18T12:02:00Z">
              <w:rPr>
                <w:rFonts w:ascii="Consolas" w:hAnsi="Consolas" w:cs="Consolas"/>
                <w:color w:val="000000"/>
                <w:sz w:val="19"/>
                <w:szCs w:val="19"/>
              </w:rPr>
            </w:rPrChange>
          </w:rPr>
          <w:t>;</w:t>
        </w:r>
      </w:ins>
    </w:p>
    <w:p w:rsidR="005709AF" w:rsidRPr="005709AF" w:rsidRDefault="005709AF" w:rsidP="005709AF">
      <w:pPr>
        <w:autoSpaceDE w:val="0"/>
        <w:autoSpaceDN w:val="0"/>
        <w:adjustRightInd w:val="0"/>
        <w:spacing w:after="0" w:line="240" w:lineRule="auto"/>
        <w:rPr>
          <w:ins w:id="549" w:author="CHANCEREL Nicolas" w:date="2017-05-18T12:01:00Z"/>
          <w:rFonts w:ascii="Tw Cen MT" w:hAnsi="Tw Cen MT" w:cs="Consolas"/>
          <w:color w:val="000000"/>
          <w:sz w:val="19"/>
          <w:szCs w:val="19"/>
          <w:lang w:val="en-US"/>
          <w:rPrChange w:id="550" w:author="CHANCEREL Nicolas" w:date="2017-05-18T12:02:00Z">
            <w:rPr>
              <w:ins w:id="551" w:author="CHANCEREL Nicolas" w:date="2017-05-18T12:01:00Z"/>
              <w:rFonts w:ascii="Consolas" w:hAnsi="Consolas" w:cs="Consolas"/>
              <w:color w:val="000000"/>
              <w:sz w:val="19"/>
              <w:szCs w:val="19"/>
            </w:rPr>
          </w:rPrChange>
        </w:rPr>
      </w:pPr>
      <w:ins w:id="552" w:author="CHANCEREL Nicolas" w:date="2017-05-18T12:01:00Z">
        <w:r w:rsidRPr="005709AF">
          <w:rPr>
            <w:rFonts w:ascii="Tw Cen MT" w:hAnsi="Tw Cen MT" w:cs="Consolas"/>
            <w:color w:val="000000"/>
            <w:sz w:val="19"/>
            <w:szCs w:val="19"/>
            <w:lang w:val="en-US"/>
            <w:rPrChange w:id="553"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lang w:val="en-US"/>
            <w:rPrChange w:id="554" w:author="CHANCEREL Nicolas" w:date="2017-05-18T12:02:00Z">
              <w:rPr>
                <w:rFonts w:ascii="Consolas" w:hAnsi="Consolas" w:cs="Consolas"/>
                <w:color w:val="000000"/>
                <w:sz w:val="19"/>
                <w:szCs w:val="19"/>
              </w:rPr>
            </w:rPrChange>
          </w:rPr>
          <w:t>Properties.</w:t>
        </w:r>
        <w:r w:rsidRPr="005709AF">
          <w:rPr>
            <w:rFonts w:ascii="Tw Cen MT" w:hAnsi="Tw Cen MT" w:cs="Consolas"/>
            <w:color w:val="2B91AF"/>
            <w:sz w:val="19"/>
            <w:szCs w:val="19"/>
            <w:lang w:val="en-US"/>
            <w:rPrChange w:id="555" w:author="CHANCEREL Nicolas" w:date="2017-05-18T12:02:00Z">
              <w:rPr>
                <w:rFonts w:ascii="Consolas" w:hAnsi="Consolas" w:cs="Consolas"/>
                <w:color w:val="2B91AF"/>
                <w:sz w:val="19"/>
                <w:szCs w:val="19"/>
              </w:rPr>
            </w:rPrChange>
          </w:rPr>
          <w:t>Settings</w:t>
        </w:r>
        <w:r w:rsidRPr="005709AF">
          <w:rPr>
            <w:rFonts w:ascii="Tw Cen MT" w:hAnsi="Tw Cen MT" w:cs="Consolas"/>
            <w:color w:val="000000"/>
            <w:sz w:val="19"/>
            <w:szCs w:val="19"/>
            <w:lang w:val="en-US"/>
            <w:rPrChange w:id="556" w:author="CHANCEREL Nicolas" w:date="2017-05-18T12:02:00Z">
              <w:rPr>
                <w:rFonts w:ascii="Consolas" w:hAnsi="Consolas" w:cs="Consolas"/>
                <w:color w:val="000000"/>
                <w:sz w:val="19"/>
                <w:szCs w:val="19"/>
              </w:rPr>
            </w:rPrChange>
          </w:rPr>
          <w:t>.Default</w:t>
        </w:r>
        <w:proofErr w:type="spellEnd"/>
        <w:r w:rsidRPr="005709AF">
          <w:rPr>
            <w:rFonts w:ascii="Tw Cen MT" w:hAnsi="Tw Cen MT" w:cs="Consolas"/>
            <w:color w:val="000000"/>
            <w:sz w:val="19"/>
            <w:szCs w:val="19"/>
            <w:lang w:val="en-US"/>
            <w:rPrChange w:id="557" w:author="CHANCEREL Nicolas" w:date="2017-05-18T12:02:00Z">
              <w:rPr>
                <w:rFonts w:ascii="Consolas" w:hAnsi="Consolas" w:cs="Consolas"/>
                <w:color w:val="000000"/>
                <w:sz w:val="19"/>
                <w:szCs w:val="19"/>
              </w:rPr>
            </w:rPrChange>
          </w:rPr>
          <w:t>[</w:t>
        </w:r>
        <w:r w:rsidRPr="005709AF">
          <w:rPr>
            <w:rFonts w:ascii="Tw Cen MT" w:hAnsi="Tw Cen MT" w:cs="Consolas"/>
            <w:color w:val="A31515"/>
            <w:sz w:val="19"/>
            <w:szCs w:val="19"/>
            <w:lang w:val="en-US"/>
            <w:rPrChange w:id="558" w:author="CHANCEREL Nicolas" w:date="2017-05-18T12:02:00Z">
              <w:rPr>
                <w:rFonts w:ascii="Consolas" w:hAnsi="Consolas" w:cs="Consolas"/>
                <w:color w:val="A31515"/>
                <w:sz w:val="19"/>
                <w:szCs w:val="19"/>
              </w:rPr>
            </w:rPrChange>
          </w:rPr>
          <w:t>"</w:t>
        </w:r>
        <w:proofErr w:type="spellStart"/>
        <w:r w:rsidRPr="005709AF">
          <w:rPr>
            <w:rFonts w:ascii="Tw Cen MT" w:hAnsi="Tw Cen MT" w:cs="Consolas"/>
            <w:color w:val="A31515"/>
            <w:sz w:val="19"/>
            <w:szCs w:val="19"/>
            <w:lang w:val="en-US"/>
            <w:rPrChange w:id="559" w:author="CHANCEREL Nicolas" w:date="2017-05-18T12:02:00Z">
              <w:rPr>
                <w:rFonts w:ascii="Consolas" w:hAnsi="Consolas" w:cs="Consolas"/>
                <w:color w:val="A31515"/>
                <w:sz w:val="19"/>
                <w:szCs w:val="19"/>
              </w:rPr>
            </w:rPrChange>
          </w:rPr>
          <w:t>BDD_nomBase</w:t>
        </w:r>
        <w:proofErr w:type="spellEnd"/>
        <w:r w:rsidRPr="005709AF">
          <w:rPr>
            <w:rFonts w:ascii="Tw Cen MT" w:hAnsi="Tw Cen MT" w:cs="Consolas"/>
            <w:color w:val="A31515"/>
            <w:sz w:val="19"/>
            <w:szCs w:val="19"/>
            <w:lang w:val="en-US"/>
            <w:rPrChange w:id="560" w:author="CHANCEREL Nicolas" w:date="2017-05-18T12:02:00Z">
              <w:rPr>
                <w:rFonts w:ascii="Consolas" w:hAnsi="Consolas" w:cs="Consolas"/>
                <w:color w:val="A31515"/>
                <w:sz w:val="19"/>
                <w:szCs w:val="19"/>
              </w:rPr>
            </w:rPrChange>
          </w:rPr>
          <w:t>"</w:t>
        </w:r>
        <w:r w:rsidRPr="005709AF">
          <w:rPr>
            <w:rFonts w:ascii="Tw Cen MT" w:hAnsi="Tw Cen MT" w:cs="Consolas"/>
            <w:color w:val="000000"/>
            <w:sz w:val="19"/>
            <w:szCs w:val="19"/>
            <w:lang w:val="en-US"/>
            <w:rPrChange w:id="561" w:author="CHANCEREL Nicolas" w:date="2017-05-18T12:02:00Z">
              <w:rPr>
                <w:rFonts w:ascii="Consolas" w:hAnsi="Consolas" w:cs="Consolas"/>
                <w:color w:val="000000"/>
                <w:sz w:val="19"/>
                <w:szCs w:val="19"/>
              </w:rPr>
            </w:rPrChange>
          </w:rPr>
          <w:t xml:space="preserve">] = </w:t>
        </w:r>
        <w:proofErr w:type="spellStart"/>
        <w:r w:rsidRPr="005709AF">
          <w:rPr>
            <w:rFonts w:ascii="Tw Cen MT" w:hAnsi="Tw Cen MT" w:cs="Consolas"/>
            <w:color w:val="000000"/>
            <w:sz w:val="19"/>
            <w:szCs w:val="19"/>
            <w:lang w:val="en-US"/>
            <w:rPrChange w:id="562" w:author="CHANCEREL Nicolas" w:date="2017-05-18T12:02:00Z">
              <w:rPr>
                <w:rFonts w:ascii="Consolas" w:hAnsi="Consolas" w:cs="Consolas"/>
                <w:color w:val="000000"/>
                <w:sz w:val="19"/>
                <w:szCs w:val="19"/>
              </w:rPr>
            </w:rPrChange>
          </w:rPr>
          <w:t>BDD_nomBase.Text</w:t>
        </w:r>
        <w:proofErr w:type="spellEnd"/>
        <w:r w:rsidRPr="005709AF">
          <w:rPr>
            <w:rFonts w:ascii="Tw Cen MT" w:hAnsi="Tw Cen MT" w:cs="Consolas"/>
            <w:color w:val="000000"/>
            <w:sz w:val="19"/>
            <w:szCs w:val="19"/>
            <w:lang w:val="en-US"/>
            <w:rPrChange w:id="563" w:author="CHANCEREL Nicolas" w:date="2017-05-18T12:02:00Z">
              <w:rPr>
                <w:rFonts w:ascii="Consolas" w:hAnsi="Consolas" w:cs="Consolas"/>
                <w:color w:val="000000"/>
                <w:sz w:val="19"/>
                <w:szCs w:val="19"/>
              </w:rPr>
            </w:rPrChange>
          </w:rPr>
          <w:t>;</w:t>
        </w:r>
      </w:ins>
    </w:p>
    <w:p w:rsidR="005709AF" w:rsidRPr="005709AF" w:rsidRDefault="005709AF" w:rsidP="005709AF">
      <w:pPr>
        <w:autoSpaceDE w:val="0"/>
        <w:autoSpaceDN w:val="0"/>
        <w:adjustRightInd w:val="0"/>
        <w:spacing w:after="0" w:line="240" w:lineRule="auto"/>
        <w:rPr>
          <w:ins w:id="564" w:author="CHANCEREL Nicolas" w:date="2017-05-18T12:01:00Z"/>
          <w:rFonts w:ascii="Tw Cen MT" w:hAnsi="Tw Cen MT" w:cs="Consolas"/>
          <w:color w:val="000000"/>
          <w:sz w:val="19"/>
          <w:szCs w:val="19"/>
          <w:rPrChange w:id="565" w:author="CHANCEREL Nicolas" w:date="2017-05-18T12:02:00Z">
            <w:rPr>
              <w:ins w:id="566" w:author="CHANCEREL Nicolas" w:date="2017-05-18T12:01:00Z"/>
              <w:rFonts w:ascii="Consolas" w:hAnsi="Consolas" w:cs="Consolas"/>
              <w:color w:val="000000"/>
              <w:sz w:val="19"/>
              <w:szCs w:val="19"/>
            </w:rPr>
          </w:rPrChange>
        </w:rPr>
      </w:pPr>
      <w:ins w:id="567" w:author="CHANCEREL Nicolas" w:date="2017-05-18T12:01:00Z">
        <w:r w:rsidRPr="005709AF">
          <w:rPr>
            <w:rFonts w:ascii="Tw Cen MT" w:hAnsi="Tw Cen MT" w:cs="Consolas"/>
            <w:color w:val="000000"/>
            <w:sz w:val="19"/>
            <w:szCs w:val="19"/>
            <w:lang w:val="en-US"/>
            <w:rPrChange w:id="568"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rPrChange w:id="569" w:author="CHANCEREL Nicolas" w:date="2017-05-18T12:02:00Z">
              <w:rPr>
                <w:rFonts w:ascii="Consolas" w:hAnsi="Consolas" w:cs="Consolas"/>
                <w:color w:val="000000"/>
                <w:sz w:val="19"/>
                <w:szCs w:val="19"/>
              </w:rPr>
            </w:rPrChange>
          </w:rPr>
          <w:t>Properties.</w:t>
        </w:r>
        <w:r w:rsidRPr="005709AF">
          <w:rPr>
            <w:rFonts w:ascii="Tw Cen MT" w:hAnsi="Tw Cen MT" w:cs="Consolas"/>
            <w:color w:val="2B91AF"/>
            <w:sz w:val="19"/>
            <w:szCs w:val="19"/>
            <w:rPrChange w:id="570" w:author="CHANCEREL Nicolas" w:date="2017-05-18T12:02:00Z">
              <w:rPr>
                <w:rFonts w:ascii="Consolas" w:hAnsi="Consolas" w:cs="Consolas"/>
                <w:color w:val="2B91AF"/>
                <w:sz w:val="19"/>
                <w:szCs w:val="19"/>
              </w:rPr>
            </w:rPrChange>
          </w:rPr>
          <w:t>Settings</w:t>
        </w:r>
        <w:r w:rsidRPr="005709AF">
          <w:rPr>
            <w:rFonts w:ascii="Tw Cen MT" w:hAnsi="Tw Cen MT" w:cs="Consolas"/>
            <w:color w:val="000000"/>
            <w:sz w:val="19"/>
            <w:szCs w:val="19"/>
            <w:rPrChange w:id="571" w:author="CHANCEREL Nicolas" w:date="2017-05-18T12:02:00Z">
              <w:rPr>
                <w:rFonts w:ascii="Consolas" w:hAnsi="Consolas" w:cs="Consolas"/>
                <w:color w:val="000000"/>
                <w:sz w:val="19"/>
                <w:szCs w:val="19"/>
              </w:rPr>
            </w:rPrChange>
          </w:rPr>
          <w:t>.Default</w:t>
        </w:r>
        <w:proofErr w:type="spellEnd"/>
        <w:r w:rsidRPr="005709AF">
          <w:rPr>
            <w:rFonts w:ascii="Tw Cen MT" w:hAnsi="Tw Cen MT" w:cs="Consolas"/>
            <w:color w:val="000000"/>
            <w:sz w:val="19"/>
            <w:szCs w:val="19"/>
            <w:rPrChange w:id="572" w:author="CHANCEREL Nicolas" w:date="2017-05-18T12:02:00Z">
              <w:rPr>
                <w:rFonts w:ascii="Consolas" w:hAnsi="Consolas" w:cs="Consolas"/>
                <w:color w:val="000000"/>
                <w:sz w:val="19"/>
                <w:szCs w:val="19"/>
              </w:rPr>
            </w:rPrChange>
          </w:rPr>
          <w:t>[</w:t>
        </w:r>
        <w:r w:rsidRPr="005709AF">
          <w:rPr>
            <w:rFonts w:ascii="Tw Cen MT" w:hAnsi="Tw Cen MT" w:cs="Consolas"/>
            <w:color w:val="A31515"/>
            <w:sz w:val="19"/>
            <w:szCs w:val="19"/>
            <w:rPrChange w:id="573" w:author="CHANCEREL Nicolas" w:date="2017-05-18T12:02:00Z">
              <w:rPr>
                <w:rFonts w:ascii="Consolas" w:hAnsi="Consolas" w:cs="Consolas"/>
                <w:color w:val="A31515"/>
                <w:sz w:val="19"/>
                <w:szCs w:val="19"/>
              </w:rPr>
            </w:rPrChange>
          </w:rPr>
          <w:t>"</w:t>
        </w:r>
        <w:proofErr w:type="spellStart"/>
        <w:r w:rsidRPr="005709AF">
          <w:rPr>
            <w:rFonts w:ascii="Tw Cen MT" w:hAnsi="Tw Cen MT" w:cs="Consolas"/>
            <w:color w:val="A31515"/>
            <w:sz w:val="19"/>
            <w:szCs w:val="19"/>
            <w:rPrChange w:id="574" w:author="CHANCEREL Nicolas" w:date="2017-05-18T12:02:00Z">
              <w:rPr>
                <w:rFonts w:ascii="Consolas" w:hAnsi="Consolas" w:cs="Consolas"/>
                <w:color w:val="A31515"/>
                <w:sz w:val="19"/>
                <w:szCs w:val="19"/>
              </w:rPr>
            </w:rPrChange>
          </w:rPr>
          <w:t>BDD_nomUtilisateur</w:t>
        </w:r>
        <w:proofErr w:type="spellEnd"/>
        <w:r w:rsidRPr="005709AF">
          <w:rPr>
            <w:rFonts w:ascii="Tw Cen MT" w:hAnsi="Tw Cen MT" w:cs="Consolas"/>
            <w:color w:val="A31515"/>
            <w:sz w:val="19"/>
            <w:szCs w:val="19"/>
            <w:rPrChange w:id="575" w:author="CHANCEREL Nicolas" w:date="2017-05-18T12:02:00Z">
              <w:rPr>
                <w:rFonts w:ascii="Consolas" w:hAnsi="Consolas" w:cs="Consolas"/>
                <w:color w:val="A31515"/>
                <w:sz w:val="19"/>
                <w:szCs w:val="19"/>
              </w:rPr>
            </w:rPrChange>
          </w:rPr>
          <w:t>"</w:t>
        </w:r>
        <w:r w:rsidRPr="005709AF">
          <w:rPr>
            <w:rFonts w:ascii="Tw Cen MT" w:hAnsi="Tw Cen MT" w:cs="Consolas"/>
            <w:color w:val="000000"/>
            <w:sz w:val="19"/>
            <w:szCs w:val="19"/>
            <w:rPrChange w:id="576" w:author="CHANCEREL Nicolas" w:date="2017-05-18T12:02:00Z">
              <w:rPr>
                <w:rFonts w:ascii="Consolas" w:hAnsi="Consolas" w:cs="Consolas"/>
                <w:color w:val="000000"/>
                <w:sz w:val="19"/>
                <w:szCs w:val="19"/>
              </w:rPr>
            </w:rPrChange>
          </w:rPr>
          <w:t xml:space="preserve">] = </w:t>
        </w:r>
        <w:proofErr w:type="spellStart"/>
        <w:r w:rsidRPr="005709AF">
          <w:rPr>
            <w:rFonts w:ascii="Tw Cen MT" w:hAnsi="Tw Cen MT" w:cs="Consolas"/>
            <w:color w:val="000000"/>
            <w:sz w:val="19"/>
            <w:szCs w:val="19"/>
            <w:rPrChange w:id="577" w:author="CHANCEREL Nicolas" w:date="2017-05-18T12:02:00Z">
              <w:rPr>
                <w:rFonts w:ascii="Consolas" w:hAnsi="Consolas" w:cs="Consolas"/>
                <w:color w:val="000000"/>
                <w:sz w:val="19"/>
                <w:szCs w:val="19"/>
              </w:rPr>
            </w:rPrChange>
          </w:rPr>
          <w:t>BDD_nomUtilisateur.Text</w:t>
        </w:r>
        <w:proofErr w:type="spellEnd"/>
        <w:r w:rsidRPr="005709AF">
          <w:rPr>
            <w:rFonts w:ascii="Tw Cen MT" w:hAnsi="Tw Cen MT" w:cs="Consolas"/>
            <w:color w:val="000000"/>
            <w:sz w:val="19"/>
            <w:szCs w:val="19"/>
            <w:rPrChange w:id="578" w:author="CHANCEREL Nicolas" w:date="2017-05-18T12:02:00Z">
              <w:rPr>
                <w:rFonts w:ascii="Consolas" w:hAnsi="Consolas" w:cs="Consolas"/>
                <w:color w:val="000000"/>
                <w:sz w:val="19"/>
                <w:szCs w:val="19"/>
              </w:rPr>
            </w:rPrChange>
          </w:rPr>
          <w:t>;</w:t>
        </w:r>
      </w:ins>
    </w:p>
    <w:p w:rsidR="005709AF" w:rsidRPr="005709AF" w:rsidRDefault="005709AF" w:rsidP="005709AF">
      <w:pPr>
        <w:autoSpaceDE w:val="0"/>
        <w:autoSpaceDN w:val="0"/>
        <w:adjustRightInd w:val="0"/>
        <w:spacing w:after="0" w:line="240" w:lineRule="auto"/>
        <w:rPr>
          <w:ins w:id="579" w:author="CHANCEREL Nicolas" w:date="2017-05-18T12:01:00Z"/>
          <w:rFonts w:ascii="Tw Cen MT" w:hAnsi="Tw Cen MT" w:cs="Consolas"/>
          <w:color w:val="000000"/>
          <w:sz w:val="19"/>
          <w:szCs w:val="19"/>
          <w:lang w:val="en-US"/>
          <w:rPrChange w:id="580" w:author="CHANCEREL Nicolas" w:date="2017-05-18T12:02:00Z">
            <w:rPr>
              <w:ins w:id="581" w:author="CHANCEREL Nicolas" w:date="2017-05-18T12:01:00Z"/>
              <w:rFonts w:ascii="Consolas" w:hAnsi="Consolas" w:cs="Consolas"/>
              <w:color w:val="000000"/>
              <w:sz w:val="19"/>
              <w:szCs w:val="19"/>
            </w:rPr>
          </w:rPrChange>
        </w:rPr>
      </w:pPr>
      <w:ins w:id="582" w:author="CHANCEREL Nicolas" w:date="2017-05-18T12:01:00Z">
        <w:r w:rsidRPr="005709AF">
          <w:rPr>
            <w:rFonts w:ascii="Tw Cen MT" w:hAnsi="Tw Cen MT" w:cs="Consolas"/>
            <w:color w:val="000000"/>
            <w:sz w:val="19"/>
            <w:szCs w:val="19"/>
            <w:rPrChange w:id="583"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lang w:val="en-US"/>
            <w:rPrChange w:id="584" w:author="CHANCEREL Nicolas" w:date="2017-05-18T12:02:00Z">
              <w:rPr>
                <w:rFonts w:ascii="Consolas" w:hAnsi="Consolas" w:cs="Consolas"/>
                <w:color w:val="000000"/>
                <w:sz w:val="19"/>
                <w:szCs w:val="19"/>
              </w:rPr>
            </w:rPrChange>
          </w:rPr>
          <w:t>Properties.</w:t>
        </w:r>
        <w:r w:rsidRPr="005709AF">
          <w:rPr>
            <w:rFonts w:ascii="Tw Cen MT" w:hAnsi="Tw Cen MT" w:cs="Consolas"/>
            <w:color w:val="2B91AF"/>
            <w:sz w:val="19"/>
            <w:szCs w:val="19"/>
            <w:lang w:val="en-US"/>
            <w:rPrChange w:id="585" w:author="CHANCEREL Nicolas" w:date="2017-05-18T12:02:00Z">
              <w:rPr>
                <w:rFonts w:ascii="Consolas" w:hAnsi="Consolas" w:cs="Consolas"/>
                <w:color w:val="2B91AF"/>
                <w:sz w:val="19"/>
                <w:szCs w:val="19"/>
              </w:rPr>
            </w:rPrChange>
          </w:rPr>
          <w:t>Settings</w:t>
        </w:r>
        <w:r w:rsidRPr="005709AF">
          <w:rPr>
            <w:rFonts w:ascii="Tw Cen MT" w:hAnsi="Tw Cen MT" w:cs="Consolas"/>
            <w:color w:val="000000"/>
            <w:sz w:val="19"/>
            <w:szCs w:val="19"/>
            <w:lang w:val="en-US"/>
            <w:rPrChange w:id="586" w:author="CHANCEREL Nicolas" w:date="2017-05-18T12:02:00Z">
              <w:rPr>
                <w:rFonts w:ascii="Consolas" w:hAnsi="Consolas" w:cs="Consolas"/>
                <w:color w:val="000000"/>
                <w:sz w:val="19"/>
                <w:szCs w:val="19"/>
              </w:rPr>
            </w:rPrChange>
          </w:rPr>
          <w:t>.Default</w:t>
        </w:r>
        <w:proofErr w:type="spellEnd"/>
        <w:r w:rsidRPr="005709AF">
          <w:rPr>
            <w:rFonts w:ascii="Tw Cen MT" w:hAnsi="Tw Cen MT" w:cs="Consolas"/>
            <w:color w:val="000000"/>
            <w:sz w:val="19"/>
            <w:szCs w:val="19"/>
            <w:lang w:val="en-US"/>
            <w:rPrChange w:id="587" w:author="CHANCEREL Nicolas" w:date="2017-05-18T12:02:00Z">
              <w:rPr>
                <w:rFonts w:ascii="Consolas" w:hAnsi="Consolas" w:cs="Consolas"/>
                <w:color w:val="000000"/>
                <w:sz w:val="19"/>
                <w:szCs w:val="19"/>
              </w:rPr>
            </w:rPrChange>
          </w:rPr>
          <w:t>[</w:t>
        </w:r>
        <w:r w:rsidRPr="005709AF">
          <w:rPr>
            <w:rFonts w:ascii="Tw Cen MT" w:hAnsi="Tw Cen MT" w:cs="Consolas"/>
            <w:color w:val="A31515"/>
            <w:sz w:val="19"/>
            <w:szCs w:val="19"/>
            <w:lang w:val="en-US"/>
            <w:rPrChange w:id="588" w:author="CHANCEREL Nicolas" w:date="2017-05-18T12:02:00Z">
              <w:rPr>
                <w:rFonts w:ascii="Consolas" w:hAnsi="Consolas" w:cs="Consolas"/>
                <w:color w:val="A31515"/>
                <w:sz w:val="19"/>
                <w:szCs w:val="19"/>
              </w:rPr>
            </w:rPrChange>
          </w:rPr>
          <w:t>"</w:t>
        </w:r>
        <w:proofErr w:type="spellStart"/>
        <w:r w:rsidRPr="005709AF">
          <w:rPr>
            <w:rFonts w:ascii="Tw Cen MT" w:hAnsi="Tw Cen MT" w:cs="Consolas"/>
            <w:color w:val="A31515"/>
            <w:sz w:val="19"/>
            <w:szCs w:val="19"/>
            <w:lang w:val="en-US"/>
            <w:rPrChange w:id="589" w:author="CHANCEREL Nicolas" w:date="2017-05-18T12:02:00Z">
              <w:rPr>
                <w:rFonts w:ascii="Consolas" w:hAnsi="Consolas" w:cs="Consolas"/>
                <w:color w:val="A31515"/>
                <w:sz w:val="19"/>
                <w:szCs w:val="19"/>
              </w:rPr>
            </w:rPrChange>
          </w:rPr>
          <w:t>BDD_motDePasse</w:t>
        </w:r>
        <w:proofErr w:type="spellEnd"/>
        <w:r w:rsidRPr="005709AF">
          <w:rPr>
            <w:rFonts w:ascii="Tw Cen MT" w:hAnsi="Tw Cen MT" w:cs="Consolas"/>
            <w:color w:val="A31515"/>
            <w:sz w:val="19"/>
            <w:szCs w:val="19"/>
            <w:lang w:val="en-US"/>
            <w:rPrChange w:id="590" w:author="CHANCEREL Nicolas" w:date="2017-05-18T12:02:00Z">
              <w:rPr>
                <w:rFonts w:ascii="Consolas" w:hAnsi="Consolas" w:cs="Consolas"/>
                <w:color w:val="A31515"/>
                <w:sz w:val="19"/>
                <w:szCs w:val="19"/>
              </w:rPr>
            </w:rPrChange>
          </w:rPr>
          <w:t>"</w:t>
        </w:r>
        <w:r w:rsidRPr="005709AF">
          <w:rPr>
            <w:rFonts w:ascii="Tw Cen MT" w:hAnsi="Tw Cen MT" w:cs="Consolas"/>
            <w:color w:val="000000"/>
            <w:sz w:val="19"/>
            <w:szCs w:val="19"/>
            <w:lang w:val="en-US"/>
            <w:rPrChange w:id="591" w:author="CHANCEREL Nicolas" w:date="2017-05-18T12:02:00Z">
              <w:rPr>
                <w:rFonts w:ascii="Consolas" w:hAnsi="Consolas" w:cs="Consolas"/>
                <w:color w:val="000000"/>
                <w:sz w:val="19"/>
                <w:szCs w:val="19"/>
              </w:rPr>
            </w:rPrChange>
          </w:rPr>
          <w:t xml:space="preserve">] = </w:t>
        </w:r>
        <w:proofErr w:type="spellStart"/>
        <w:r w:rsidRPr="005709AF">
          <w:rPr>
            <w:rFonts w:ascii="Tw Cen MT" w:hAnsi="Tw Cen MT" w:cs="Consolas"/>
            <w:color w:val="000000"/>
            <w:sz w:val="19"/>
            <w:szCs w:val="19"/>
            <w:lang w:val="en-US"/>
            <w:rPrChange w:id="592" w:author="CHANCEREL Nicolas" w:date="2017-05-18T12:02:00Z">
              <w:rPr>
                <w:rFonts w:ascii="Consolas" w:hAnsi="Consolas" w:cs="Consolas"/>
                <w:color w:val="000000"/>
                <w:sz w:val="19"/>
                <w:szCs w:val="19"/>
              </w:rPr>
            </w:rPrChange>
          </w:rPr>
          <w:t>BDD_motDePasse.Password</w:t>
        </w:r>
        <w:proofErr w:type="spellEnd"/>
        <w:r w:rsidRPr="005709AF">
          <w:rPr>
            <w:rFonts w:ascii="Tw Cen MT" w:hAnsi="Tw Cen MT" w:cs="Consolas"/>
            <w:color w:val="000000"/>
            <w:sz w:val="19"/>
            <w:szCs w:val="19"/>
            <w:lang w:val="en-US"/>
            <w:rPrChange w:id="593" w:author="CHANCEREL Nicolas" w:date="2017-05-18T12:02:00Z">
              <w:rPr>
                <w:rFonts w:ascii="Consolas" w:hAnsi="Consolas" w:cs="Consolas"/>
                <w:color w:val="000000"/>
                <w:sz w:val="19"/>
                <w:szCs w:val="19"/>
              </w:rPr>
            </w:rPrChange>
          </w:rPr>
          <w:t>;</w:t>
        </w:r>
      </w:ins>
    </w:p>
    <w:p w:rsidR="005709AF" w:rsidRPr="005709AF" w:rsidRDefault="005709AF" w:rsidP="005709AF">
      <w:pPr>
        <w:autoSpaceDE w:val="0"/>
        <w:autoSpaceDN w:val="0"/>
        <w:adjustRightInd w:val="0"/>
        <w:spacing w:after="0" w:line="240" w:lineRule="auto"/>
        <w:rPr>
          <w:ins w:id="594" w:author="CHANCEREL Nicolas" w:date="2017-05-18T12:01:00Z"/>
          <w:rFonts w:ascii="Tw Cen MT" w:hAnsi="Tw Cen MT" w:cs="Consolas"/>
          <w:color w:val="000000"/>
          <w:sz w:val="19"/>
          <w:szCs w:val="19"/>
          <w:lang w:val="en-US"/>
          <w:rPrChange w:id="595" w:author="CHANCEREL Nicolas" w:date="2017-05-18T12:02:00Z">
            <w:rPr>
              <w:ins w:id="596" w:author="CHANCEREL Nicolas" w:date="2017-05-18T12:01:00Z"/>
              <w:rFonts w:ascii="Consolas" w:hAnsi="Consolas" w:cs="Consolas"/>
              <w:color w:val="000000"/>
              <w:sz w:val="19"/>
              <w:szCs w:val="19"/>
            </w:rPr>
          </w:rPrChange>
        </w:rPr>
      </w:pPr>
    </w:p>
    <w:p w:rsidR="005709AF" w:rsidRPr="005709AF" w:rsidRDefault="005709AF" w:rsidP="005709AF">
      <w:pPr>
        <w:autoSpaceDE w:val="0"/>
        <w:autoSpaceDN w:val="0"/>
        <w:adjustRightInd w:val="0"/>
        <w:spacing w:after="0" w:line="240" w:lineRule="auto"/>
        <w:rPr>
          <w:ins w:id="597" w:author="CHANCEREL Nicolas" w:date="2017-05-18T12:01:00Z"/>
          <w:rFonts w:ascii="Tw Cen MT" w:hAnsi="Tw Cen MT" w:cs="Consolas"/>
          <w:color w:val="000000"/>
          <w:sz w:val="19"/>
          <w:szCs w:val="19"/>
          <w:lang w:val="en-US"/>
          <w:rPrChange w:id="598" w:author="CHANCEREL Nicolas" w:date="2017-05-18T12:02:00Z">
            <w:rPr>
              <w:ins w:id="599" w:author="CHANCEREL Nicolas" w:date="2017-05-18T12:01:00Z"/>
              <w:rFonts w:ascii="Consolas" w:hAnsi="Consolas" w:cs="Consolas"/>
              <w:color w:val="000000"/>
              <w:sz w:val="19"/>
              <w:szCs w:val="19"/>
            </w:rPr>
          </w:rPrChange>
        </w:rPr>
      </w:pPr>
      <w:ins w:id="600" w:author="CHANCEREL Nicolas" w:date="2017-05-18T12:01:00Z">
        <w:r w:rsidRPr="005709AF">
          <w:rPr>
            <w:rFonts w:ascii="Tw Cen MT" w:hAnsi="Tw Cen MT" w:cs="Consolas"/>
            <w:color w:val="000000"/>
            <w:sz w:val="19"/>
            <w:szCs w:val="19"/>
            <w:lang w:val="en-US"/>
            <w:rPrChange w:id="601"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lang w:val="en-US"/>
            <w:rPrChange w:id="602" w:author="CHANCEREL Nicolas" w:date="2017-05-18T12:02:00Z">
              <w:rPr>
                <w:rFonts w:ascii="Consolas" w:hAnsi="Consolas" w:cs="Consolas"/>
                <w:color w:val="000000"/>
                <w:sz w:val="19"/>
                <w:szCs w:val="19"/>
              </w:rPr>
            </w:rPrChange>
          </w:rPr>
          <w:t>Properties.</w:t>
        </w:r>
        <w:r w:rsidRPr="005709AF">
          <w:rPr>
            <w:rFonts w:ascii="Tw Cen MT" w:hAnsi="Tw Cen MT" w:cs="Consolas"/>
            <w:color w:val="2B91AF"/>
            <w:sz w:val="19"/>
            <w:szCs w:val="19"/>
            <w:lang w:val="en-US"/>
            <w:rPrChange w:id="603" w:author="CHANCEREL Nicolas" w:date="2017-05-18T12:02:00Z">
              <w:rPr>
                <w:rFonts w:ascii="Consolas" w:hAnsi="Consolas" w:cs="Consolas"/>
                <w:color w:val="2B91AF"/>
                <w:sz w:val="19"/>
                <w:szCs w:val="19"/>
              </w:rPr>
            </w:rPrChange>
          </w:rPr>
          <w:t>Settings</w:t>
        </w:r>
        <w:r w:rsidRPr="005709AF">
          <w:rPr>
            <w:rFonts w:ascii="Tw Cen MT" w:hAnsi="Tw Cen MT" w:cs="Consolas"/>
            <w:color w:val="000000"/>
            <w:sz w:val="19"/>
            <w:szCs w:val="19"/>
            <w:lang w:val="en-US"/>
            <w:rPrChange w:id="604" w:author="CHANCEREL Nicolas" w:date="2017-05-18T12:02:00Z">
              <w:rPr>
                <w:rFonts w:ascii="Consolas" w:hAnsi="Consolas" w:cs="Consolas"/>
                <w:color w:val="000000"/>
                <w:sz w:val="19"/>
                <w:szCs w:val="19"/>
              </w:rPr>
            </w:rPrChange>
          </w:rPr>
          <w:t>.Default</w:t>
        </w:r>
        <w:proofErr w:type="spellEnd"/>
        <w:r w:rsidRPr="005709AF">
          <w:rPr>
            <w:rFonts w:ascii="Tw Cen MT" w:hAnsi="Tw Cen MT" w:cs="Consolas"/>
            <w:color w:val="000000"/>
            <w:sz w:val="19"/>
            <w:szCs w:val="19"/>
            <w:lang w:val="en-US"/>
            <w:rPrChange w:id="605" w:author="CHANCEREL Nicolas" w:date="2017-05-18T12:02:00Z">
              <w:rPr>
                <w:rFonts w:ascii="Consolas" w:hAnsi="Consolas" w:cs="Consolas"/>
                <w:color w:val="000000"/>
                <w:sz w:val="19"/>
                <w:szCs w:val="19"/>
              </w:rPr>
            </w:rPrChange>
          </w:rPr>
          <w:t>[</w:t>
        </w:r>
        <w:r w:rsidRPr="005709AF">
          <w:rPr>
            <w:rFonts w:ascii="Tw Cen MT" w:hAnsi="Tw Cen MT" w:cs="Consolas"/>
            <w:color w:val="A31515"/>
            <w:sz w:val="19"/>
            <w:szCs w:val="19"/>
            <w:lang w:val="en-US"/>
            <w:rPrChange w:id="606" w:author="CHANCEREL Nicolas" w:date="2017-05-18T12:02:00Z">
              <w:rPr>
                <w:rFonts w:ascii="Consolas" w:hAnsi="Consolas" w:cs="Consolas"/>
                <w:color w:val="A31515"/>
                <w:sz w:val="19"/>
                <w:szCs w:val="19"/>
              </w:rPr>
            </w:rPrChange>
          </w:rPr>
          <w:t>"</w:t>
        </w:r>
        <w:proofErr w:type="spellStart"/>
        <w:r w:rsidRPr="005709AF">
          <w:rPr>
            <w:rFonts w:ascii="Tw Cen MT" w:hAnsi="Tw Cen MT" w:cs="Consolas"/>
            <w:color w:val="A31515"/>
            <w:sz w:val="19"/>
            <w:szCs w:val="19"/>
            <w:lang w:val="en-US"/>
            <w:rPrChange w:id="607" w:author="CHANCEREL Nicolas" w:date="2017-05-18T12:02:00Z">
              <w:rPr>
                <w:rFonts w:ascii="Consolas" w:hAnsi="Consolas" w:cs="Consolas"/>
                <w:color w:val="A31515"/>
                <w:sz w:val="19"/>
                <w:szCs w:val="19"/>
              </w:rPr>
            </w:rPrChange>
          </w:rPr>
          <w:t>IP_automate</w:t>
        </w:r>
        <w:proofErr w:type="spellEnd"/>
        <w:r w:rsidRPr="005709AF">
          <w:rPr>
            <w:rFonts w:ascii="Tw Cen MT" w:hAnsi="Tw Cen MT" w:cs="Consolas"/>
            <w:color w:val="A31515"/>
            <w:sz w:val="19"/>
            <w:szCs w:val="19"/>
            <w:lang w:val="en-US"/>
            <w:rPrChange w:id="608" w:author="CHANCEREL Nicolas" w:date="2017-05-18T12:02:00Z">
              <w:rPr>
                <w:rFonts w:ascii="Consolas" w:hAnsi="Consolas" w:cs="Consolas"/>
                <w:color w:val="A31515"/>
                <w:sz w:val="19"/>
                <w:szCs w:val="19"/>
              </w:rPr>
            </w:rPrChange>
          </w:rPr>
          <w:t>"</w:t>
        </w:r>
        <w:r w:rsidRPr="005709AF">
          <w:rPr>
            <w:rFonts w:ascii="Tw Cen MT" w:hAnsi="Tw Cen MT" w:cs="Consolas"/>
            <w:color w:val="000000"/>
            <w:sz w:val="19"/>
            <w:szCs w:val="19"/>
            <w:lang w:val="en-US"/>
            <w:rPrChange w:id="609" w:author="CHANCEREL Nicolas" w:date="2017-05-18T12:02:00Z">
              <w:rPr>
                <w:rFonts w:ascii="Consolas" w:hAnsi="Consolas" w:cs="Consolas"/>
                <w:color w:val="000000"/>
                <w:sz w:val="19"/>
                <w:szCs w:val="19"/>
              </w:rPr>
            </w:rPrChange>
          </w:rPr>
          <w:t xml:space="preserve">] = </w:t>
        </w:r>
        <w:proofErr w:type="spellStart"/>
        <w:r w:rsidRPr="005709AF">
          <w:rPr>
            <w:rFonts w:ascii="Tw Cen MT" w:hAnsi="Tw Cen MT" w:cs="Consolas"/>
            <w:color w:val="000000"/>
            <w:sz w:val="19"/>
            <w:szCs w:val="19"/>
            <w:lang w:val="en-US"/>
            <w:rPrChange w:id="610" w:author="CHANCEREL Nicolas" w:date="2017-05-18T12:02:00Z">
              <w:rPr>
                <w:rFonts w:ascii="Consolas" w:hAnsi="Consolas" w:cs="Consolas"/>
                <w:color w:val="000000"/>
                <w:sz w:val="19"/>
                <w:szCs w:val="19"/>
              </w:rPr>
            </w:rPrChange>
          </w:rPr>
          <w:t>IP_automate.Text</w:t>
        </w:r>
        <w:proofErr w:type="spellEnd"/>
        <w:r w:rsidRPr="005709AF">
          <w:rPr>
            <w:rFonts w:ascii="Tw Cen MT" w:hAnsi="Tw Cen MT" w:cs="Consolas"/>
            <w:color w:val="000000"/>
            <w:sz w:val="19"/>
            <w:szCs w:val="19"/>
            <w:lang w:val="en-US"/>
            <w:rPrChange w:id="611" w:author="CHANCEREL Nicolas" w:date="2017-05-18T12:02:00Z">
              <w:rPr>
                <w:rFonts w:ascii="Consolas" w:hAnsi="Consolas" w:cs="Consolas"/>
                <w:color w:val="000000"/>
                <w:sz w:val="19"/>
                <w:szCs w:val="19"/>
              </w:rPr>
            </w:rPrChange>
          </w:rPr>
          <w:t>;</w:t>
        </w:r>
      </w:ins>
    </w:p>
    <w:p w:rsidR="005709AF" w:rsidRPr="005709AF" w:rsidRDefault="005709AF" w:rsidP="005709AF">
      <w:pPr>
        <w:autoSpaceDE w:val="0"/>
        <w:autoSpaceDN w:val="0"/>
        <w:adjustRightInd w:val="0"/>
        <w:spacing w:after="0" w:line="240" w:lineRule="auto"/>
        <w:rPr>
          <w:ins w:id="612" w:author="CHANCEREL Nicolas" w:date="2017-05-18T12:01:00Z"/>
          <w:rFonts w:ascii="Tw Cen MT" w:hAnsi="Tw Cen MT" w:cs="Consolas"/>
          <w:color w:val="000000"/>
          <w:sz w:val="19"/>
          <w:szCs w:val="19"/>
          <w:lang w:val="en-US"/>
          <w:rPrChange w:id="613" w:author="CHANCEREL Nicolas" w:date="2017-05-18T12:02:00Z">
            <w:rPr>
              <w:ins w:id="614" w:author="CHANCEREL Nicolas" w:date="2017-05-18T12:01:00Z"/>
              <w:rFonts w:ascii="Consolas" w:hAnsi="Consolas" w:cs="Consolas"/>
              <w:color w:val="000000"/>
              <w:sz w:val="19"/>
              <w:szCs w:val="19"/>
            </w:rPr>
          </w:rPrChange>
        </w:rPr>
      </w:pPr>
      <w:ins w:id="615" w:author="CHANCEREL Nicolas" w:date="2017-05-18T12:01:00Z">
        <w:r w:rsidRPr="005709AF">
          <w:rPr>
            <w:rFonts w:ascii="Tw Cen MT" w:hAnsi="Tw Cen MT" w:cs="Consolas"/>
            <w:color w:val="000000"/>
            <w:sz w:val="19"/>
            <w:szCs w:val="19"/>
            <w:lang w:val="en-US"/>
            <w:rPrChange w:id="616"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lang w:val="en-US"/>
            <w:rPrChange w:id="617" w:author="CHANCEREL Nicolas" w:date="2017-05-18T12:02:00Z">
              <w:rPr>
                <w:rFonts w:ascii="Consolas" w:hAnsi="Consolas" w:cs="Consolas"/>
                <w:color w:val="000000"/>
                <w:sz w:val="19"/>
                <w:szCs w:val="19"/>
              </w:rPr>
            </w:rPrChange>
          </w:rPr>
          <w:t>Properties.</w:t>
        </w:r>
        <w:r w:rsidRPr="005709AF">
          <w:rPr>
            <w:rFonts w:ascii="Tw Cen MT" w:hAnsi="Tw Cen MT" w:cs="Consolas"/>
            <w:color w:val="2B91AF"/>
            <w:sz w:val="19"/>
            <w:szCs w:val="19"/>
            <w:lang w:val="en-US"/>
            <w:rPrChange w:id="618" w:author="CHANCEREL Nicolas" w:date="2017-05-18T12:02:00Z">
              <w:rPr>
                <w:rFonts w:ascii="Consolas" w:hAnsi="Consolas" w:cs="Consolas"/>
                <w:color w:val="2B91AF"/>
                <w:sz w:val="19"/>
                <w:szCs w:val="19"/>
              </w:rPr>
            </w:rPrChange>
          </w:rPr>
          <w:t>Settings</w:t>
        </w:r>
        <w:r w:rsidRPr="005709AF">
          <w:rPr>
            <w:rFonts w:ascii="Tw Cen MT" w:hAnsi="Tw Cen MT" w:cs="Consolas"/>
            <w:color w:val="000000"/>
            <w:sz w:val="19"/>
            <w:szCs w:val="19"/>
            <w:lang w:val="en-US"/>
            <w:rPrChange w:id="619" w:author="CHANCEREL Nicolas" w:date="2017-05-18T12:02:00Z">
              <w:rPr>
                <w:rFonts w:ascii="Consolas" w:hAnsi="Consolas" w:cs="Consolas"/>
                <w:color w:val="000000"/>
                <w:sz w:val="19"/>
                <w:szCs w:val="19"/>
              </w:rPr>
            </w:rPrChange>
          </w:rPr>
          <w:t>.Default</w:t>
        </w:r>
        <w:proofErr w:type="spellEnd"/>
        <w:r w:rsidRPr="005709AF">
          <w:rPr>
            <w:rFonts w:ascii="Tw Cen MT" w:hAnsi="Tw Cen MT" w:cs="Consolas"/>
            <w:color w:val="000000"/>
            <w:sz w:val="19"/>
            <w:szCs w:val="19"/>
            <w:lang w:val="en-US"/>
            <w:rPrChange w:id="620" w:author="CHANCEREL Nicolas" w:date="2017-05-18T12:02:00Z">
              <w:rPr>
                <w:rFonts w:ascii="Consolas" w:hAnsi="Consolas" w:cs="Consolas"/>
                <w:color w:val="000000"/>
                <w:sz w:val="19"/>
                <w:szCs w:val="19"/>
              </w:rPr>
            </w:rPrChange>
          </w:rPr>
          <w:t>[</w:t>
        </w:r>
        <w:r w:rsidRPr="005709AF">
          <w:rPr>
            <w:rFonts w:ascii="Tw Cen MT" w:hAnsi="Tw Cen MT" w:cs="Consolas"/>
            <w:color w:val="A31515"/>
            <w:sz w:val="19"/>
            <w:szCs w:val="19"/>
            <w:lang w:val="en-US"/>
            <w:rPrChange w:id="621" w:author="CHANCEREL Nicolas" w:date="2017-05-18T12:02:00Z">
              <w:rPr>
                <w:rFonts w:ascii="Consolas" w:hAnsi="Consolas" w:cs="Consolas"/>
                <w:color w:val="A31515"/>
                <w:sz w:val="19"/>
                <w:szCs w:val="19"/>
              </w:rPr>
            </w:rPrChange>
          </w:rPr>
          <w:t>"</w:t>
        </w:r>
        <w:proofErr w:type="spellStart"/>
        <w:r w:rsidRPr="005709AF">
          <w:rPr>
            <w:rFonts w:ascii="Tw Cen MT" w:hAnsi="Tw Cen MT" w:cs="Consolas"/>
            <w:color w:val="A31515"/>
            <w:sz w:val="19"/>
            <w:szCs w:val="19"/>
            <w:lang w:val="en-US"/>
            <w:rPrChange w:id="622" w:author="CHANCEREL Nicolas" w:date="2017-05-18T12:02:00Z">
              <w:rPr>
                <w:rFonts w:ascii="Consolas" w:hAnsi="Consolas" w:cs="Consolas"/>
                <w:color w:val="A31515"/>
                <w:sz w:val="19"/>
                <w:szCs w:val="19"/>
              </w:rPr>
            </w:rPrChange>
          </w:rPr>
          <w:t>IP_stationRFID</w:t>
        </w:r>
        <w:proofErr w:type="spellEnd"/>
        <w:r w:rsidRPr="005709AF">
          <w:rPr>
            <w:rFonts w:ascii="Tw Cen MT" w:hAnsi="Tw Cen MT" w:cs="Consolas"/>
            <w:color w:val="A31515"/>
            <w:sz w:val="19"/>
            <w:szCs w:val="19"/>
            <w:lang w:val="en-US"/>
            <w:rPrChange w:id="623" w:author="CHANCEREL Nicolas" w:date="2017-05-18T12:02:00Z">
              <w:rPr>
                <w:rFonts w:ascii="Consolas" w:hAnsi="Consolas" w:cs="Consolas"/>
                <w:color w:val="A31515"/>
                <w:sz w:val="19"/>
                <w:szCs w:val="19"/>
              </w:rPr>
            </w:rPrChange>
          </w:rPr>
          <w:t>"</w:t>
        </w:r>
        <w:r w:rsidRPr="005709AF">
          <w:rPr>
            <w:rFonts w:ascii="Tw Cen MT" w:hAnsi="Tw Cen MT" w:cs="Consolas"/>
            <w:color w:val="000000"/>
            <w:sz w:val="19"/>
            <w:szCs w:val="19"/>
            <w:lang w:val="en-US"/>
            <w:rPrChange w:id="624" w:author="CHANCEREL Nicolas" w:date="2017-05-18T12:02:00Z">
              <w:rPr>
                <w:rFonts w:ascii="Consolas" w:hAnsi="Consolas" w:cs="Consolas"/>
                <w:color w:val="000000"/>
                <w:sz w:val="19"/>
                <w:szCs w:val="19"/>
              </w:rPr>
            </w:rPrChange>
          </w:rPr>
          <w:t xml:space="preserve">] = </w:t>
        </w:r>
        <w:proofErr w:type="spellStart"/>
        <w:r w:rsidRPr="005709AF">
          <w:rPr>
            <w:rFonts w:ascii="Tw Cen MT" w:hAnsi="Tw Cen MT" w:cs="Consolas"/>
            <w:color w:val="000000"/>
            <w:sz w:val="19"/>
            <w:szCs w:val="19"/>
            <w:lang w:val="en-US"/>
            <w:rPrChange w:id="625" w:author="CHANCEREL Nicolas" w:date="2017-05-18T12:02:00Z">
              <w:rPr>
                <w:rFonts w:ascii="Consolas" w:hAnsi="Consolas" w:cs="Consolas"/>
                <w:color w:val="000000"/>
                <w:sz w:val="19"/>
                <w:szCs w:val="19"/>
              </w:rPr>
            </w:rPrChange>
          </w:rPr>
          <w:t>IP_stationRFID.Text</w:t>
        </w:r>
        <w:proofErr w:type="spellEnd"/>
        <w:r w:rsidRPr="005709AF">
          <w:rPr>
            <w:rFonts w:ascii="Tw Cen MT" w:hAnsi="Tw Cen MT" w:cs="Consolas"/>
            <w:color w:val="000000"/>
            <w:sz w:val="19"/>
            <w:szCs w:val="19"/>
            <w:lang w:val="en-US"/>
            <w:rPrChange w:id="626" w:author="CHANCEREL Nicolas" w:date="2017-05-18T12:02:00Z">
              <w:rPr>
                <w:rFonts w:ascii="Consolas" w:hAnsi="Consolas" w:cs="Consolas"/>
                <w:color w:val="000000"/>
                <w:sz w:val="19"/>
                <w:szCs w:val="19"/>
              </w:rPr>
            </w:rPrChange>
          </w:rPr>
          <w:t>;</w:t>
        </w:r>
      </w:ins>
    </w:p>
    <w:p w:rsidR="005709AF" w:rsidRPr="005709AF" w:rsidRDefault="005709AF" w:rsidP="005709AF">
      <w:pPr>
        <w:autoSpaceDE w:val="0"/>
        <w:autoSpaceDN w:val="0"/>
        <w:adjustRightInd w:val="0"/>
        <w:spacing w:after="0" w:line="240" w:lineRule="auto"/>
        <w:rPr>
          <w:ins w:id="627" w:author="CHANCEREL Nicolas" w:date="2017-05-18T12:01:00Z"/>
          <w:rFonts w:ascii="Tw Cen MT" w:hAnsi="Tw Cen MT" w:cs="Consolas"/>
          <w:color w:val="000000"/>
          <w:sz w:val="19"/>
          <w:szCs w:val="19"/>
          <w:rPrChange w:id="628" w:author="CHANCEREL Nicolas" w:date="2017-05-18T12:02:00Z">
            <w:rPr>
              <w:ins w:id="629" w:author="CHANCEREL Nicolas" w:date="2017-05-18T12:01:00Z"/>
              <w:rFonts w:ascii="Consolas" w:hAnsi="Consolas" w:cs="Consolas"/>
              <w:color w:val="000000"/>
              <w:sz w:val="19"/>
              <w:szCs w:val="19"/>
            </w:rPr>
          </w:rPrChange>
        </w:rPr>
      </w:pPr>
      <w:ins w:id="630" w:author="CHANCEREL Nicolas" w:date="2017-05-18T12:01:00Z">
        <w:r w:rsidRPr="005709AF">
          <w:rPr>
            <w:rFonts w:ascii="Tw Cen MT" w:hAnsi="Tw Cen MT" w:cs="Consolas"/>
            <w:color w:val="000000"/>
            <w:sz w:val="19"/>
            <w:szCs w:val="19"/>
            <w:lang w:val="en-US"/>
            <w:rPrChange w:id="631"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rPrChange w:id="632" w:author="CHANCEREL Nicolas" w:date="2017-05-18T12:02:00Z">
              <w:rPr>
                <w:rFonts w:ascii="Consolas" w:hAnsi="Consolas" w:cs="Consolas"/>
                <w:color w:val="000000"/>
                <w:sz w:val="19"/>
                <w:szCs w:val="19"/>
              </w:rPr>
            </w:rPrChange>
          </w:rPr>
          <w:t>Properties.</w:t>
        </w:r>
        <w:r w:rsidRPr="005709AF">
          <w:rPr>
            <w:rFonts w:ascii="Tw Cen MT" w:hAnsi="Tw Cen MT" w:cs="Consolas"/>
            <w:color w:val="2B91AF"/>
            <w:sz w:val="19"/>
            <w:szCs w:val="19"/>
            <w:rPrChange w:id="633" w:author="CHANCEREL Nicolas" w:date="2017-05-18T12:02:00Z">
              <w:rPr>
                <w:rFonts w:ascii="Consolas" w:hAnsi="Consolas" w:cs="Consolas"/>
                <w:color w:val="2B91AF"/>
                <w:sz w:val="19"/>
                <w:szCs w:val="19"/>
              </w:rPr>
            </w:rPrChange>
          </w:rPr>
          <w:t>Settings</w:t>
        </w:r>
        <w:r w:rsidRPr="005709AF">
          <w:rPr>
            <w:rFonts w:ascii="Tw Cen MT" w:hAnsi="Tw Cen MT" w:cs="Consolas"/>
            <w:color w:val="000000"/>
            <w:sz w:val="19"/>
            <w:szCs w:val="19"/>
            <w:rPrChange w:id="634" w:author="CHANCEREL Nicolas" w:date="2017-05-18T12:02:00Z">
              <w:rPr>
                <w:rFonts w:ascii="Consolas" w:hAnsi="Consolas" w:cs="Consolas"/>
                <w:color w:val="000000"/>
                <w:sz w:val="19"/>
                <w:szCs w:val="19"/>
              </w:rPr>
            </w:rPrChange>
          </w:rPr>
          <w:t>.Default.Save</w:t>
        </w:r>
        <w:proofErr w:type="spellEnd"/>
        <w:r w:rsidRPr="005709AF">
          <w:rPr>
            <w:rFonts w:ascii="Tw Cen MT" w:hAnsi="Tw Cen MT" w:cs="Consolas"/>
            <w:color w:val="000000"/>
            <w:sz w:val="19"/>
            <w:szCs w:val="19"/>
            <w:rPrChange w:id="635" w:author="CHANCEREL Nicolas" w:date="2017-05-18T12:02:00Z">
              <w:rPr>
                <w:rFonts w:ascii="Consolas" w:hAnsi="Consolas" w:cs="Consolas"/>
                <w:color w:val="000000"/>
                <w:sz w:val="19"/>
                <w:szCs w:val="19"/>
              </w:rPr>
            </w:rPrChange>
          </w:rPr>
          <w:t>();</w:t>
        </w:r>
      </w:ins>
    </w:p>
    <w:p w:rsidR="005709AF" w:rsidRPr="005709AF" w:rsidRDefault="005709AF" w:rsidP="005709AF">
      <w:pPr>
        <w:rPr>
          <w:ins w:id="636" w:author="CHANCEREL Nicolas" w:date="2017-05-18T12:00:00Z"/>
          <w:rFonts w:ascii="Tw Cen MT" w:hAnsi="Tw Cen MT"/>
          <w:sz w:val="24"/>
          <w:szCs w:val="24"/>
          <w:rPrChange w:id="637" w:author="CHANCEREL Nicolas" w:date="2017-05-18T12:02:00Z">
            <w:rPr>
              <w:ins w:id="638" w:author="CHANCEREL Nicolas" w:date="2017-05-18T12:00:00Z"/>
              <w:sz w:val="24"/>
              <w:szCs w:val="24"/>
            </w:rPr>
          </w:rPrChange>
        </w:rPr>
      </w:pPr>
      <w:ins w:id="639" w:author="CHANCEREL Nicolas" w:date="2017-05-18T12:01:00Z">
        <w:r w:rsidRPr="005709AF">
          <w:rPr>
            <w:rFonts w:ascii="Tw Cen MT" w:hAnsi="Tw Cen MT" w:cs="Consolas"/>
            <w:color w:val="000000"/>
            <w:sz w:val="19"/>
            <w:szCs w:val="19"/>
            <w:rPrChange w:id="640" w:author="CHANCEREL Nicolas" w:date="2017-05-18T12:02:00Z">
              <w:rPr>
                <w:rFonts w:ascii="Consolas" w:hAnsi="Consolas" w:cs="Consolas"/>
                <w:color w:val="000000"/>
                <w:sz w:val="19"/>
                <w:szCs w:val="19"/>
              </w:rPr>
            </w:rPrChange>
          </w:rPr>
          <w:t xml:space="preserve">    }</w:t>
        </w:r>
      </w:ins>
    </w:p>
    <w:p w:rsidR="005709AF" w:rsidRPr="005709AF" w:rsidRDefault="005709AF" w:rsidP="005709AF">
      <w:pPr>
        <w:jc w:val="both"/>
        <w:rPr>
          <w:ins w:id="641" w:author="CHANCEREL Nicolas" w:date="2017-05-18T12:01:00Z"/>
          <w:rFonts w:cs="Consolas"/>
          <w:color w:val="000000"/>
          <w:sz w:val="19"/>
          <w:szCs w:val="19"/>
          <w:rPrChange w:id="642" w:author="CHANCEREL Nicolas" w:date="2017-05-18T12:02:00Z">
            <w:rPr>
              <w:ins w:id="643" w:author="CHANCEREL Nicolas" w:date="2017-05-18T12:01:00Z"/>
              <w:rFonts w:ascii="Consolas" w:hAnsi="Consolas" w:cs="Consolas"/>
              <w:color w:val="000000"/>
              <w:sz w:val="19"/>
              <w:szCs w:val="19"/>
            </w:rPr>
          </w:rPrChange>
        </w:rPr>
      </w:pPr>
    </w:p>
    <w:p w:rsidR="005709AF" w:rsidRPr="005709AF" w:rsidRDefault="005709AF" w:rsidP="005709AF">
      <w:pPr>
        <w:jc w:val="both"/>
        <w:rPr>
          <w:ins w:id="644" w:author="CHANCEREL Nicolas" w:date="2017-05-18T12:00:00Z"/>
          <w:rFonts w:cs="Consolas"/>
          <w:color w:val="000000"/>
          <w:sz w:val="19"/>
          <w:szCs w:val="19"/>
          <w:rPrChange w:id="645" w:author="CHANCEREL Nicolas" w:date="2017-05-18T12:02:00Z">
            <w:rPr>
              <w:ins w:id="646" w:author="CHANCEREL Nicolas" w:date="2017-05-18T12:00:00Z"/>
              <w:rFonts w:ascii="Consolas" w:hAnsi="Consolas" w:cs="Consolas"/>
              <w:color w:val="000000"/>
              <w:sz w:val="19"/>
              <w:szCs w:val="19"/>
            </w:rPr>
          </w:rPrChange>
        </w:rPr>
      </w:pPr>
      <w:ins w:id="647" w:author="CHANCEREL Nicolas" w:date="2017-05-18T12:00:00Z">
        <w:r w:rsidRPr="005709AF">
          <w:rPr>
            <w:rFonts w:cs="Consolas"/>
            <w:color w:val="000000"/>
            <w:sz w:val="19"/>
            <w:szCs w:val="19"/>
            <w:rPrChange w:id="648" w:author="CHANCEREL Nicolas" w:date="2017-05-18T12:02:00Z">
              <w:rPr>
                <w:rFonts w:ascii="Consolas" w:hAnsi="Consolas" w:cs="Consolas"/>
                <w:color w:val="000000"/>
                <w:sz w:val="19"/>
                <w:szCs w:val="19"/>
              </w:rPr>
            </w:rPrChange>
          </w:rPr>
          <w:t>“</w:t>
        </w:r>
      </w:ins>
      <w:ins w:id="649" w:author="CHANCEREL Nicolas" w:date="2017-05-18T12:01:00Z">
        <w:r w:rsidRPr="005709AF">
          <w:rPr>
            <w:rFonts w:cs="Consolas"/>
            <w:color w:val="000000"/>
            <w:sz w:val="19"/>
            <w:szCs w:val="19"/>
            <w:rPrChange w:id="650" w:author="CHANCEREL Nicolas" w:date="2017-05-18T12:02:00Z">
              <w:rPr>
                <w:rFonts w:ascii="Consolas" w:hAnsi="Consolas" w:cs="Consolas"/>
                <w:color w:val="000000"/>
                <w:sz w:val="19"/>
                <w:szCs w:val="19"/>
                <w:lang w:val="en-US"/>
              </w:rPr>
            </w:rPrChange>
          </w:rPr>
          <w:t xml:space="preserve"> </w:t>
        </w:r>
        <w:proofErr w:type="spellStart"/>
        <w:r w:rsidRPr="005709AF">
          <w:rPr>
            <w:rFonts w:cs="Consolas"/>
            <w:color w:val="000000"/>
            <w:sz w:val="19"/>
            <w:szCs w:val="19"/>
            <w:rPrChange w:id="651" w:author="CHANCEREL Nicolas" w:date="2017-05-18T12:02:00Z">
              <w:rPr>
                <w:rFonts w:ascii="Consolas" w:hAnsi="Consolas" w:cs="Consolas"/>
                <w:color w:val="000000"/>
                <w:sz w:val="19"/>
                <w:szCs w:val="19"/>
                <w:lang w:val="en-US"/>
              </w:rPr>
            </w:rPrChange>
          </w:rPr>
          <w:t>Properties.</w:t>
        </w:r>
        <w:r w:rsidRPr="005709AF">
          <w:rPr>
            <w:rFonts w:cs="Consolas"/>
            <w:color w:val="2B91AF"/>
            <w:sz w:val="19"/>
            <w:szCs w:val="19"/>
            <w:rPrChange w:id="652" w:author="CHANCEREL Nicolas" w:date="2017-05-18T12:02:00Z">
              <w:rPr>
                <w:rFonts w:ascii="Consolas" w:hAnsi="Consolas" w:cs="Consolas"/>
                <w:color w:val="2B91AF"/>
                <w:sz w:val="19"/>
                <w:szCs w:val="19"/>
                <w:lang w:val="en-US"/>
              </w:rPr>
            </w:rPrChange>
          </w:rPr>
          <w:t>Settings</w:t>
        </w:r>
        <w:r w:rsidRPr="005709AF">
          <w:rPr>
            <w:rFonts w:cs="Consolas"/>
            <w:color w:val="000000"/>
            <w:sz w:val="19"/>
            <w:szCs w:val="19"/>
            <w:rPrChange w:id="653" w:author="CHANCEREL Nicolas" w:date="2017-05-18T12:02:00Z">
              <w:rPr>
                <w:rFonts w:ascii="Consolas" w:hAnsi="Consolas" w:cs="Consolas"/>
                <w:color w:val="000000"/>
                <w:sz w:val="19"/>
                <w:szCs w:val="19"/>
                <w:lang w:val="en-US"/>
              </w:rPr>
            </w:rPrChange>
          </w:rPr>
          <w:t>.Default</w:t>
        </w:r>
        <w:proofErr w:type="spellEnd"/>
        <w:r w:rsidRPr="005709AF">
          <w:rPr>
            <w:rFonts w:cs="Consolas"/>
            <w:color w:val="000000"/>
            <w:sz w:val="19"/>
            <w:szCs w:val="19"/>
            <w:rPrChange w:id="654" w:author="CHANCEREL Nicolas" w:date="2017-05-18T12:02:00Z">
              <w:rPr>
                <w:rFonts w:ascii="Consolas" w:hAnsi="Consolas" w:cs="Consolas"/>
                <w:color w:val="000000"/>
                <w:sz w:val="19"/>
                <w:szCs w:val="19"/>
                <w:lang w:val="en-US"/>
              </w:rPr>
            </w:rPrChange>
          </w:rPr>
          <w:t>[</w:t>
        </w:r>
        <w:r w:rsidRPr="005709AF">
          <w:rPr>
            <w:rFonts w:cs="Consolas"/>
            <w:color w:val="A31515"/>
            <w:sz w:val="19"/>
            <w:szCs w:val="19"/>
            <w:rPrChange w:id="655" w:author="CHANCEREL Nicolas" w:date="2017-05-18T12:02:00Z">
              <w:rPr>
                <w:rFonts w:ascii="Consolas" w:hAnsi="Consolas" w:cs="Consolas"/>
                <w:color w:val="A31515"/>
                <w:sz w:val="19"/>
                <w:szCs w:val="19"/>
                <w:lang w:val="en-US"/>
              </w:rPr>
            </w:rPrChange>
          </w:rPr>
          <w:t>"</w:t>
        </w:r>
        <w:proofErr w:type="spellStart"/>
        <w:r w:rsidRPr="005709AF">
          <w:rPr>
            <w:rFonts w:cs="Consolas"/>
            <w:color w:val="A31515"/>
            <w:sz w:val="19"/>
            <w:szCs w:val="19"/>
            <w:rPrChange w:id="656" w:author="CHANCEREL Nicolas" w:date="2017-05-18T12:02:00Z">
              <w:rPr>
                <w:rFonts w:ascii="Consolas" w:hAnsi="Consolas" w:cs="Consolas"/>
                <w:color w:val="A31515"/>
                <w:sz w:val="19"/>
                <w:szCs w:val="19"/>
                <w:lang w:val="en-US"/>
              </w:rPr>
            </w:rPrChange>
          </w:rPr>
          <w:t>BDD_adresse</w:t>
        </w:r>
        <w:proofErr w:type="spellEnd"/>
        <w:r w:rsidRPr="005709AF">
          <w:rPr>
            <w:rFonts w:cs="Consolas"/>
            <w:color w:val="A31515"/>
            <w:sz w:val="19"/>
            <w:szCs w:val="19"/>
            <w:rPrChange w:id="657" w:author="CHANCEREL Nicolas" w:date="2017-05-18T12:02:00Z">
              <w:rPr>
                <w:rFonts w:ascii="Consolas" w:hAnsi="Consolas" w:cs="Consolas"/>
                <w:color w:val="A31515"/>
                <w:sz w:val="19"/>
                <w:szCs w:val="19"/>
                <w:lang w:val="en-US"/>
              </w:rPr>
            </w:rPrChange>
          </w:rPr>
          <w:t>"</w:t>
        </w:r>
        <w:r w:rsidRPr="005709AF">
          <w:rPr>
            <w:rFonts w:cs="Consolas"/>
            <w:color w:val="000000"/>
            <w:sz w:val="19"/>
            <w:szCs w:val="19"/>
            <w:rPrChange w:id="658" w:author="CHANCEREL Nicolas" w:date="2017-05-18T12:02:00Z">
              <w:rPr>
                <w:rFonts w:ascii="Consolas" w:hAnsi="Consolas" w:cs="Consolas"/>
                <w:color w:val="000000"/>
                <w:sz w:val="19"/>
                <w:szCs w:val="19"/>
                <w:lang w:val="en-US"/>
              </w:rPr>
            </w:rPrChange>
          </w:rPr>
          <w:t xml:space="preserve">] </w:t>
        </w:r>
      </w:ins>
      <w:ins w:id="659" w:author="CHANCEREL Nicolas" w:date="2017-05-18T12:00:00Z">
        <w:r w:rsidRPr="005709AF">
          <w:rPr>
            <w:rFonts w:cs="Consolas"/>
            <w:color w:val="000000"/>
            <w:sz w:val="19"/>
            <w:szCs w:val="19"/>
            <w:rPrChange w:id="660" w:author="CHANCEREL Nicolas" w:date="2017-05-18T12:02:00Z">
              <w:rPr>
                <w:rFonts w:ascii="Consolas" w:hAnsi="Consolas" w:cs="Consolas"/>
                <w:color w:val="000000"/>
                <w:sz w:val="19"/>
                <w:szCs w:val="19"/>
              </w:rPr>
            </w:rPrChange>
          </w:rPr>
          <w:t xml:space="preserve">” par exemple correspond </w:t>
        </w:r>
        <w:proofErr w:type="spellStart"/>
        <w:r w:rsidRPr="005709AF">
          <w:rPr>
            <w:rFonts w:cs="Consolas"/>
            <w:color w:val="000000"/>
            <w:sz w:val="19"/>
            <w:szCs w:val="19"/>
            <w:rPrChange w:id="661" w:author="CHANCEREL Nicolas" w:date="2017-05-18T12:02:00Z">
              <w:rPr>
                <w:rFonts w:ascii="Consolas" w:hAnsi="Consolas" w:cs="Consolas"/>
                <w:color w:val="000000"/>
                <w:sz w:val="19"/>
                <w:szCs w:val="19"/>
              </w:rPr>
            </w:rPrChange>
          </w:rPr>
          <w:t>a</w:t>
        </w:r>
        <w:proofErr w:type="spellEnd"/>
        <w:r w:rsidRPr="005709AF">
          <w:rPr>
            <w:rFonts w:cs="Consolas"/>
            <w:color w:val="000000"/>
            <w:sz w:val="19"/>
            <w:szCs w:val="19"/>
            <w:rPrChange w:id="662" w:author="CHANCEREL Nicolas" w:date="2017-05-18T12:02:00Z">
              <w:rPr>
                <w:rFonts w:ascii="Consolas" w:hAnsi="Consolas" w:cs="Consolas"/>
                <w:color w:val="000000"/>
                <w:sz w:val="19"/>
                <w:szCs w:val="19"/>
              </w:rPr>
            </w:rPrChange>
          </w:rPr>
          <w:t xml:space="preserve"> un </w:t>
        </w:r>
      </w:ins>
      <w:proofErr w:type="spellStart"/>
      <w:ins w:id="663" w:author="CHANCEREL Nicolas" w:date="2017-05-18T12:03:00Z">
        <w:r w:rsidRPr="005709AF">
          <w:rPr>
            <w:rFonts w:cs="Consolas"/>
            <w:color w:val="000000"/>
            <w:sz w:val="19"/>
            <w:szCs w:val="19"/>
          </w:rPr>
          <w:t>sette</w:t>
        </w:r>
        <w:r>
          <w:rPr>
            <w:rFonts w:cs="Consolas"/>
            <w:color w:val="000000"/>
            <w:sz w:val="19"/>
            <w:szCs w:val="19"/>
          </w:rPr>
          <w:t>u</w:t>
        </w:r>
        <w:r w:rsidRPr="005709AF">
          <w:rPr>
            <w:rFonts w:cs="Consolas"/>
            <w:color w:val="000000"/>
            <w:sz w:val="19"/>
            <w:szCs w:val="19"/>
          </w:rPr>
          <w:t>r</w:t>
        </w:r>
      </w:ins>
      <w:proofErr w:type="spellEnd"/>
      <w:ins w:id="664" w:author="CHANCEREL Nicolas" w:date="2017-05-18T12:00:00Z">
        <w:r w:rsidRPr="005709AF">
          <w:rPr>
            <w:rFonts w:cs="Consolas"/>
            <w:color w:val="000000"/>
            <w:sz w:val="19"/>
            <w:szCs w:val="19"/>
            <w:rPrChange w:id="665" w:author="CHANCEREL Nicolas" w:date="2017-05-18T12:02:00Z">
              <w:rPr>
                <w:rFonts w:ascii="Consolas" w:hAnsi="Consolas" w:cs="Consolas"/>
                <w:color w:val="000000"/>
                <w:sz w:val="19"/>
                <w:szCs w:val="19"/>
              </w:rPr>
            </w:rPrChange>
          </w:rPr>
          <w:t xml:space="preserve"> et </w:t>
        </w:r>
      </w:ins>
      <w:ins w:id="666" w:author="CHANCEREL Nicolas" w:date="2017-05-18T12:01:00Z">
        <w:r w:rsidRPr="005709AF">
          <w:rPr>
            <w:rFonts w:cs="Consolas"/>
            <w:color w:val="000000"/>
            <w:sz w:val="19"/>
            <w:szCs w:val="19"/>
            <w:rPrChange w:id="667" w:author="CHANCEREL Nicolas" w:date="2017-05-18T12:02:00Z">
              <w:rPr>
                <w:rFonts w:ascii="Consolas" w:hAnsi="Consolas" w:cs="Consolas"/>
                <w:color w:val="000000"/>
                <w:sz w:val="19"/>
                <w:szCs w:val="19"/>
              </w:rPr>
            </w:rPrChange>
          </w:rPr>
          <w:t xml:space="preserve">pointe </w:t>
        </w:r>
      </w:ins>
      <w:ins w:id="668" w:author="CHANCEREL Nicolas" w:date="2017-05-18T12:00:00Z">
        <w:r w:rsidRPr="005709AF">
          <w:rPr>
            <w:rFonts w:cs="Consolas"/>
            <w:color w:val="000000"/>
            <w:sz w:val="19"/>
            <w:szCs w:val="19"/>
            <w:rPrChange w:id="669" w:author="CHANCEREL Nicolas" w:date="2017-05-18T12:02:00Z">
              <w:rPr>
                <w:rFonts w:ascii="Consolas" w:hAnsi="Consolas" w:cs="Consolas"/>
                <w:color w:val="000000"/>
                <w:sz w:val="19"/>
                <w:szCs w:val="19"/>
              </w:rPr>
            </w:rPrChange>
          </w:rPr>
          <w:t xml:space="preserve">donc </w:t>
        </w:r>
      </w:ins>
      <w:ins w:id="670" w:author="CHANCEREL Nicolas" w:date="2017-05-18T12:01:00Z">
        <w:r w:rsidRPr="005709AF">
          <w:rPr>
            <w:rFonts w:cs="Consolas"/>
            <w:color w:val="000000"/>
            <w:sz w:val="19"/>
            <w:szCs w:val="19"/>
            <w:rPrChange w:id="671" w:author="CHANCEREL Nicolas" w:date="2017-05-18T12:02:00Z">
              <w:rPr>
                <w:rFonts w:ascii="Consolas" w:hAnsi="Consolas" w:cs="Consolas"/>
                <w:color w:val="000000"/>
                <w:sz w:val="19"/>
                <w:szCs w:val="19"/>
              </w:rPr>
            </w:rPrChange>
          </w:rPr>
          <w:t xml:space="preserve">vers le </w:t>
        </w:r>
        <w:proofErr w:type="spellStart"/>
        <w:r w:rsidRPr="005709AF">
          <w:rPr>
            <w:rFonts w:cs="Consolas"/>
            <w:color w:val="000000"/>
            <w:sz w:val="19"/>
            <w:szCs w:val="19"/>
            <w:rPrChange w:id="672" w:author="CHANCEREL Nicolas" w:date="2017-05-18T12:02:00Z">
              <w:rPr>
                <w:rFonts w:ascii="Consolas" w:hAnsi="Consolas" w:cs="Consolas"/>
                <w:color w:val="000000"/>
                <w:sz w:val="19"/>
                <w:szCs w:val="19"/>
              </w:rPr>
            </w:rPrChange>
          </w:rPr>
          <w:t>parametre</w:t>
        </w:r>
        <w:proofErr w:type="spellEnd"/>
        <w:r w:rsidRPr="005709AF">
          <w:rPr>
            <w:rFonts w:cs="Consolas"/>
            <w:color w:val="000000"/>
            <w:sz w:val="19"/>
            <w:szCs w:val="19"/>
            <w:rPrChange w:id="673" w:author="CHANCEREL Nicolas" w:date="2017-05-18T12:02:00Z">
              <w:rPr>
                <w:rFonts w:ascii="Consolas" w:hAnsi="Consolas" w:cs="Consolas"/>
                <w:color w:val="000000"/>
                <w:sz w:val="19"/>
                <w:szCs w:val="19"/>
              </w:rPr>
            </w:rPrChange>
          </w:rPr>
          <w:t xml:space="preserve"> « </w:t>
        </w:r>
        <w:proofErr w:type="spellStart"/>
        <w:r w:rsidRPr="005709AF">
          <w:rPr>
            <w:rFonts w:cs="Consolas"/>
            <w:color w:val="A31515"/>
            <w:sz w:val="19"/>
            <w:szCs w:val="19"/>
            <w:rPrChange w:id="674" w:author="CHANCEREL Nicolas" w:date="2017-05-18T12:02:00Z">
              <w:rPr>
                <w:rFonts w:ascii="Consolas" w:hAnsi="Consolas" w:cs="Consolas"/>
                <w:color w:val="A31515"/>
                <w:sz w:val="19"/>
                <w:szCs w:val="19"/>
              </w:rPr>
            </w:rPrChange>
          </w:rPr>
          <w:t>BDD_adresse</w:t>
        </w:r>
        <w:proofErr w:type="spellEnd"/>
        <w:r w:rsidRPr="005709AF">
          <w:rPr>
            <w:rFonts w:cs="Consolas"/>
            <w:color w:val="A31515"/>
            <w:sz w:val="19"/>
            <w:szCs w:val="19"/>
            <w:rPrChange w:id="675" w:author="CHANCEREL Nicolas" w:date="2017-05-18T12:02:00Z">
              <w:rPr>
                <w:rFonts w:ascii="Consolas" w:hAnsi="Consolas" w:cs="Consolas"/>
                <w:color w:val="A31515"/>
                <w:sz w:val="19"/>
                <w:szCs w:val="19"/>
              </w:rPr>
            </w:rPrChange>
          </w:rPr>
          <w:t> »</w:t>
        </w:r>
      </w:ins>
      <w:ins w:id="676" w:author="CHANCEREL Nicolas" w:date="2017-05-18T12:00:00Z">
        <w:r w:rsidRPr="005709AF">
          <w:rPr>
            <w:rFonts w:cs="Consolas"/>
            <w:color w:val="000000"/>
            <w:sz w:val="19"/>
            <w:szCs w:val="19"/>
            <w:rPrChange w:id="677" w:author="CHANCEREL Nicolas" w:date="2017-05-18T12:02:00Z">
              <w:rPr>
                <w:rFonts w:ascii="Consolas" w:hAnsi="Consolas" w:cs="Consolas"/>
                <w:color w:val="000000"/>
                <w:sz w:val="19"/>
                <w:szCs w:val="19"/>
              </w:rPr>
            </w:rPrChange>
          </w:rPr>
          <w:t xml:space="preserve"> pour y affecte</w:t>
        </w:r>
      </w:ins>
      <w:ins w:id="678" w:author="CHANCEREL Nicolas" w:date="2017-05-18T12:01:00Z">
        <w:r w:rsidRPr="005709AF">
          <w:rPr>
            <w:rFonts w:cs="Consolas"/>
            <w:color w:val="000000"/>
            <w:sz w:val="19"/>
            <w:szCs w:val="19"/>
            <w:rPrChange w:id="679" w:author="CHANCEREL Nicolas" w:date="2017-05-18T12:02:00Z">
              <w:rPr>
                <w:rFonts w:ascii="Consolas" w:hAnsi="Consolas" w:cs="Consolas"/>
                <w:color w:val="000000"/>
                <w:sz w:val="19"/>
                <w:szCs w:val="19"/>
              </w:rPr>
            </w:rPrChange>
          </w:rPr>
          <w:t>r</w:t>
        </w:r>
      </w:ins>
      <w:ins w:id="680" w:author="CHANCEREL Nicolas" w:date="2017-05-18T12:00:00Z">
        <w:r w:rsidRPr="005709AF">
          <w:rPr>
            <w:rFonts w:cs="Consolas"/>
            <w:color w:val="000000"/>
            <w:sz w:val="19"/>
            <w:szCs w:val="19"/>
            <w:rPrChange w:id="681" w:author="CHANCEREL Nicolas" w:date="2017-05-18T12:02:00Z">
              <w:rPr>
                <w:rFonts w:ascii="Consolas" w:hAnsi="Consolas" w:cs="Consolas"/>
                <w:color w:val="000000"/>
                <w:sz w:val="19"/>
                <w:szCs w:val="19"/>
              </w:rPr>
            </w:rPrChange>
          </w:rPr>
          <w:t xml:space="preserve"> </w:t>
        </w:r>
      </w:ins>
      <w:ins w:id="682" w:author="CHANCEREL Nicolas" w:date="2017-05-18T12:02:00Z">
        <w:r w:rsidRPr="005709AF">
          <w:rPr>
            <w:rFonts w:cs="Consolas"/>
            <w:color w:val="000000"/>
            <w:sz w:val="19"/>
            <w:szCs w:val="19"/>
            <w:rPrChange w:id="683" w:author="CHANCEREL Nicolas" w:date="2017-05-18T12:02:00Z">
              <w:rPr>
                <w:rFonts w:ascii="Consolas" w:hAnsi="Consolas" w:cs="Consolas"/>
                <w:color w:val="000000"/>
                <w:sz w:val="19"/>
                <w:szCs w:val="19"/>
              </w:rPr>
            </w:rPrChange>
          </w:rPr>
          <w:t>la valeur du</w:t>
        </w:r>
      </w:ins>
      <w:ins w:id="684" w:author="CHANCEREL Nicolas" w:date="2017-05-18T12:00:00Z">
        <w:r w:rsidRPr="005709AF">
          <w:rPr>
            <w:rFonts w:cs="Consolas"/>
            <w:color w:val="000000"/>
            <w:sz w:val="19"/>
            <w:szCs w:val="19"/>
            <w:rPrChange w:id="685" w:author="CHANCEREL Nicolas" w:date="2017-05-18T12:02:00Z">
              <w:rPr>
                <w:rFonts w:ascii="Consolas" w:hAnsi="Consolas" w:cs="Consolas"/>
                <w:color w:val="000000"/>
                <w:sz w:val="19"/>
                <w:szCs w:val="19"/>
              </w:rPr>
            </w:rPrChange>
          </w:rPr>
          <w:t xml:space="preserve"> </w:t>
        </w:r>
        <w:proofErr w:type="spellStart"/>
        <w:r w:rsidRPr="005709AF">
          <w:rPr>
            <w:rFonts w:cs="Consolas"/>
            <w:color w:val="000000"/>
            <w:sz w:val="19"/>
            <w:szCs w:val="19"/>
            <w:rPrChange w:id="686" w:author="CHANCEREL Nicolas" w:date="2017-05-18T12:02:00Z">
              <w:rPr>
                <w:rFonts w:ascii="Consolas" w:hAnsi="Consolas" w:cs="Consolas"/>
                <w:color w:val="000000"/>
                <w:sz w:val="19"/>
                <w:szCs w:val="19"/>
              </w:rPr>
            </w:rPrChange>
          </w:rPr>
          <w:t>Textbox</w:t>
        </w:r>
        <w:proofErr w:type="spellEnd"/>
        <w:r w:rsidRPr="005709AF">
          <w:rPr>
            <w:rFonts w:cs="Consolas"/>
            <w:color w:val="000000"/>
            <w:sz w:val="19"/>
            <w:szCs w:val="19"/>
            <w:rPrChange w:id="687" w:author="CHANCEREL Nicolas" w:date="2017-05-18T12:02:00Z">
              <w:rPr>
                <w:rFonts w:ascii="Consolas" w:hAnsi="Consolas" w:cs="Consolas"/>
                <w:color w:val="000000"/>
                <w:sz w:val="19"/>
                <w:szCs w:val="19"/>
              </w:rPr>
            </w:rPrChange>
          </w:rPr>
          <w:t xml:space="preserve"> </w:t>
        </w:r>
      </w:ins>
      <w:ins w:id="688" w:author="CHANCEREL Nicolas" w:date="2017-05-18T12:03:00Z">
        <w:r>
          <w:rPr>
            <w:rFonts w:cs="Consolas"/>
            <w:color w:val="000000"/>
            <w:sz w:val="19"/>
            <w:szCs w:val="19"/>
          </w:rPr>
          <w:t xml:space="preserve"> </w:t>
        </w:r>
      </w:ins>
      <w:ins w:id="689" w:author="CHANCEREL Nicolas" w:date="2017-05-18T12:00:00Z">
        <w:r w:rsidRPr="005709AF">
          <w:rPr>
            <w:rFonts w:cs="Consolas"/>
            <w:color w:val="000000"/>
            <w:sz w:val="19"/>
            <w:szCs w:val="19"/>
            <w:rPrChange w:id="690" w:author="CHANCEREL Nicolas" w:date="2017-05-18T12:02:00Z">
              <w:rPr>
                <w:rFonts w:ascii="Consolas" w:hAnsi="Consolas" w:cs="Consolas"/>
                <w:color w:val="000000"/>
                <w:sz w:val="19"/>
                <w:szCs w:val="19"/>
              </w:rPr>
            </w:rPrChange>
          </w:rPr>
          <w:t>« </w:t>
        </w:r>
        <w:proofErr w:type="spellStart"/>
        <w:r w:rsidRPr="005709AF">
          <w:rPr>
            <w:rFonts w:cs="Consolas"/>
            <w:color w:val="000000"/>
            <w:sz w:val="19"/>
            <w:szCs w:val="19"/>
            <w:rPrChange w:id="691" w:author="CHANCEREL Nicolas" w:date="2017-05-18T12:02:00Z">
              <w:rPr>
                <w:rFonts w:ascii="Consolas" w:hAnsi="Consolas" w:cs="Consolas"/>
                <w:color w:val="000000"/>
                <w:sz w:val="19"/>
                <w:szCs w:val="19"/>
              </w:rPr>
            </w:rPrChange>
          </w:rPr>
          <w:t>BDD_adresse</w:t>
        </w:r>
        <w:proofErr w:type="spellEnd"/>
        <w:r w:rsidRPr="005709AF">
          <w:rPr>
            <w:rFonts w:cs="Consolas"/>
            <w:color w:val="000000"/>
            <w:sz w:val="19"/>
            <w:szCs w:val="19"/>
            <w:rPrChange w:id="692" w:author="CHANCEREL Nicolas" w:date="2017-05-18T12:02:00Z">
              <w:rPr>
                <w:rFonts w:ascii="Consolas" w:hAnsi="Consolas" w:cs="Consolas"/>
                <w:color w:val="000000"/>
                <w:sz w:val="19"/>
                <w:szCs w:val="19"/>
              </w:rPr>
            </w:rPrChange>
          </w:rPr>
          <w:t> ».</w:t>
        </w:r>
      </w:ins>
    </w:p>
    <w:p w:rsidR="005709AF" w:rsidRPr="006E7717" w:rsidRDefault="005709AF">
      <w:pPr>
        <w:jc w:val="both"/>
        <w:rPr>
          <w:sz w:val="36"/>
          <w:szCs w:val="40"/>
          <w:u w:val="single"/>
          <w:rPrChange w:id="693" w:author="CHANCEREL Nicolas" w:date="2017-05-18T11:58:00Z">
            <w:rPr>
              <w:sz w:val="24"/>
            </w:rPr>
          </w:rPrChange>
        </w:rPr>
        <w:pPrChange w:id="694" w:author="CHANCEREL Nicolas" w:date="2017-05-18T11:34:00Z">
          <w:pPr/>
        </w:pPrChange>
      </w:pPr>
    </w:p>
    <w:sectPr w:rsidR="005709AF" w:rsidRPr="006E7717" w:rsidSect="00DE7B4D">
      <w:headerReference w:type="default" r:id="rId34"/>
      <w:footerReference w:type="default" r:id="rId35"/>
      <w:pgSz w:w="11906" w:h="16838"/>
      <w:pgMar w:top="442" w:right="1417" w:bottom="0"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78ED" w:rsidRDefault="004D78ED" w:rsidP="007F6AEC">
      <w:pPr>
        <w:spacing w:after="0" w:line="240" w:lineRule="auto"/>
      </w:pPr>
      <w:r>
        <w:separator/>
      </w:r>
    </w:p>
  </w:endnote>
  <w:endnote w:type="continuationSeparator" w:id="0">
    <w:p w:rsidR="004D78ED" w:rsidRDefault="004D78ED" w:rsidP="007F6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Roboto">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1179241"/>
      <w:docPartObj>
        <w:docPartGallery w:val="Page Numbers (Bottom of Page)"/>
        <w:docPartUnique/>
      </w:docPartObj>
    </w:sdtPr>
    <w:sdtEndPr/>
    <w:sdtContent>
      <w:p w:rsidR="00DE7B4D" w:rsidRDefault="004D78ED" w:rsidP="00DE7B4D">
        <w:pPr>
          <w:pStyle w:val="Pieddepage"/>
          <w:jc w:val="center"/>
        </w:pPr>
        <w:r>
          <w:rPr>
            <w:noProof/>
            <w:color w:val="00B050"/>
            <w:sz w:val="36"/>
            <w:szCs w:val="36"/>
            <w:lang w:eastAsia="fr-FR"/>
          </w:rPr>
          <w:pict>
            <v:line id="Connecteur droit 7" o:spid="_x0000_s2049" style="position:absolute;left:0;text-align:left;z-index:251661312;visibility:visible;mso-position-horizontal-relative:margin;mso-position-vertical-relative:text;mso-width-relative:margin;mso-height-relative:margin" from="0,-.05pt" to="452.2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" strokecolor="#00b050" strokeweight="1.5pt">
              <v:stroke endcap="round"/>
              <w10:wrap anchorx="margin"/>
            </v:line>
          </w:pict>
        </w:r>
        <w:r w:rsidR="00DE7B4D">
          <w:t xml:space="preserve">                                                                                                                                           </w:t>
        </w:r>
        <w:r w:rsidR="000A32C8">
          <w:fldChar w:fldCharType="begin"/>
        </w:r>
        <w:r w:rsidR="00DE7B4D">
          <w:instrText>PAGE   \* MERGEFORMAT</w:instrText>
        </w:r>
        <w:r w:rsidR="000A32C8">
          <w:fldChar w:fldCharType="separate"/>
        </w:r>
        <w:r w:rsidR="00A31E8E">
          <w:rPr>
            <w:noProof/>
          </w:rPr>
          <w:t>6</w:t>
        </w:r>
        <w:r w:rsidR="000A32C8">
          <w:fldChar w:fldCharType="end"/>
        </w:r>
      </w:p>
    </w:sdtContent>
  </w:sdt>
  <w:p w:rsidR="00DE7B4D" w:rsidRDefault="00DE7B4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78ED" w:rsidRDefault="004D78ED" w:rsidP="007F6AEC">
      <w:pPr>
        <w:spacing w:after="0" w:line="240" w:lineRule="auto"/>
      </w:pPr>
      <w:r>
        <w:separator/>
      </w:r>
    </w:p>
  </w:footnote>
  <w:footnote w:type="continuationSeparator" w:id="0">
    <w:p w:rsidR="004D78ED" w:rsidRDefault="004D78ED" w:rsidP="007F6A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7B4D" w:rsidRPr="00DE7B4D" w:rsidRDefault="004D78ED" w:rsidP="00DE7B4D">
    <w:pPr>
      <w:rPr>
        <w:sz w:val="36"/>
        <w:szCs w:val="36"/>
      </w:rPr>
    </w:pPr>
    <w:r>
      <w:rPr>
        <w:noProof/>
        <w:color w:val="00B050"/>
        <w:sz w:val="36"/>
        <w:szCs w:val="36"/>
        <w:lang w:eastAsia="fr-FR"/>
      </w:rPr>
      <w:pict>
        <v:line id="Connecteur droit 5" o:spid="_x0000_s2050" style="position:absolute;z-index:251659264;visibility:visible;mso-position-horizontal:left;mso-position-horizontal-relative:margin;mso-width-relative:margin;mso-height-relative:margin" from="0,24.5pt" to="452.2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" strokecolor="#00b050" strokeweight="1.5pt">
          <v:stroke endcap="round"/>
          <w10:wrap anchorx="margin"/>
        </v:line>
      </w:pict>
    </w:r>
    <w:r w:rsidR="004B033F">
      <w:rPr>
        <w:noProof/>
        <w:sz w:val="36"/>
        <w:szCs w:val="36"/>
        <w:lang w:eastAsia="fr-FR"/>
      </w:rPr>
      <w:drawing>
        <wp:inline distT="0" distB="0" distL="0" distR="0">
          <wp:extent cx="3019425" cy="269949"/>
          <wp:effectExtent l="0" t="0" r="0" b="0"/>
          <wp:docPr id="42" name="Image 42" descr="C:\Users\nicolas.chancerel\Desktop\LogoRev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as.chancerel\Desktop\LogoRevu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83433" cy="284612"/>
                  </a:xfrm>
                  <a:prstGeom prst="rect">
                    <a:avLst/>
                  </a:prstGeom>
                  <a:noFill/>
                  <a:ln>
                    <a:noFill/>
                  </a:ln>
                </pic:spPr>
              </pic:pic>
            </a:graphicData>
          </a:graphic>
        </wp:inline>
      </w:drawing>
    </w:r>
  </w:p>
  <w:p w:rsidR="00DE7B4D" w:rsidRDefault="00DE7B4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86F59"/>
    <w:multiLevelType w:val="hybridMultilevel"/>
    <w:tmpl w:val="AE183B88"/>
    <w:lvl w:ilvl="0" w:tplc="81C6F8D6">
      <w:start w:val="2"/>
      <w:numFmt w:val="bullet"/>
      <w:lvlText w:val="-"/>
      <w:lvlJc w:val="left"/>
      <w:pPr>
        <w:ind w:left="1065" w:hanging="360"/>
      </w:pPr>
      <w:rPr>
        <w:rFonts w:ascii="Century Gothic" w:eastAsiaTheme="minorEastAsia" w:hAnsi="Century Gothic" w:cstheme="minorBid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 w15:restartNumberingAfterBreak="0">
    <w:nsid w:val="23552190"/>
    <w:multiLevelType w:val="hybridMultilevel"/>
    <w:tmpl w:val="FF1A48B8"/>
    <w:lvl w:ilvl="0" w:tplc="FC529B1C">
      <w:start w:val="2"/>
      <w:numFmt w:val="bullet"/>
      <w:lvlText w:val=""/>
      <w:lvlJc w:val="left"/>
      <w:pPr>
        <w:ind w:left="1065" w:hanging="360"/>
      </w:pPr>
      <w:rPr>
        <w:rFonts w:ascii="Symbol" w:eastAsiaTheme="minorEastAsia" w:hAnsi="Symbol"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 w15:restartNumberingAfterBreak="0">
    <w:nsid w:val="29473E03"/>
    <w:multiLevelType w:val="hybridMultilevel"/>
    <w:tmpl w:val="84C2A6B8"/>
    <w:lvl w:ilvl="0" w:tplc="0672A72A">
      <w:start w:val="2"/>
      <w:numFmt w:val="bullet"/>
      <w:lvlText w:val="-"/>
      <w:lvlJc w:val="left"/>
      <w:pPr>
        <w:ind w:left="1776" w:hanging="360"/>
      </w:pPr>
      <w:rPr>
        <w:rFonts w:ascii="Century Gothic" w:eastAsiaTheme="minorEastAsia" w:hAnsi="Century Gothic" w:cstheme="minorBidi" w:hint="default"/>
        <w:sz w:val="24"/>
        <w:u w:val="none"/>
      </w:rPr>
    </w:lvl>
    <w:lvl w:ilvl="1" w:tplc="040C0003">
      <w:start w:val="1"/>
      <w:numFmt w:val="bullet"/>
      <w:lvlText w:val="o"/>
      <w:lvlJc w:val="left"/>
      <w:pPr>
        <w:ind w:left="2496" w:hanging="360"/>
      </w:pPr>
      <w:rPr>
        <w:rFonts w:ascii="Courier New" w:hAnsi="Courier New" w:cs="Courier New" w:hint="default"/>
      </w:rPr>
    </w:lvl>
    <w:lvl w:ilvl="2" w:tplc="040C0005">
      <w:start w:val="1"/>
      <w:numFmt w:val="bullet"/>
      <w:lvlText w:val=""/>
      <w:lvlJc w:val="left"/>
      <w:pPr>
        <w:ind w:left="3216" w:hanging="360"/>
      </w:pPr>
      <w:rPr>
        <w:rFonts w:ascii="Wingdings" w:hAnsi="Wingdings" w:hint="default"/>
      </w:rPr>
    </w:lvl>
    <w:lvl w:ilvl="3" w:tplc="040C0001">
      <w:start w:val="1"/>
      <w:numFmt w:val="bullet"/>
      <w:lvlText w:val=""/>
      <w:lvlJc w:val="left"/>
      <w:pPr>
        <w:ind w:left="3936" w:hanging="360"/>
      </w:pPr>
      <w:rPr>
        <w:rFonts w:ascii="Symbol" w:hAnsi="Symbol" w:hint="default"/>
      </w:rPr>
    </w:lvl>
    <w:lvl w:ilvl="4" w:tplc="040C0003">
      <w:start w:val="1"/>
      <w:numFmt w:val="bullet"/>
      <w:lvlText w:val="o"/>
      <w:lvlJc w:val="left"/>
      <w:pPr>
        <w:ind w:left="4656" w:hanging="360"/>
      </w:pPr>
      <w:rPr>
        <w:rFonts w:ascii="Courier New" w:hAnsi="Courier New" w:cs="Courier New" w:hint="default"/>
      </w:rPr>
    </w:lvl>
    <w:lvl w:ilvl="5" w:tplc="040C0005">
      <w:start w:val="1"/>
      <w:numFmt w:val="bullet"/>
      <w:lvlText w:val=""/>
      <w:lvlJc w:val="left"/>
      <w:pPr>
        <w:ind w:left="5376" w:hanging="360"/>
      </w:pPr>
      <w:rPr>
        <w:rFonts w:ascii="Wingdings" w:hAnsi="Wingdings" w:hint="default"/>
      </w:rPr>
    </w:lvl>
    <w:lvl w:ilvl="6" w:tplc="040C0001">
      <w:start w:val="1"/>
      <w:numFmt w:val="bullet"/>
      <w:lvlText w:val=""/>
      <w:lvlJc w:val="left"/>
      <w:pPr>
        <w:ind w:left="6096" w:hanging="360"/>
      </w:pPr>
      <w:rPr>
        <w:rFonts w:ascii="Symbol" w:hAnsi="Symbol" w:hint="default"/>
      </w:rPr>
    </w:lvl>
    <w:lvl w:ilvl="7" w:tplc="040C0003">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 w15:restartNumberingAfterBreak="0">
    <w:nsid w:val="337437DB"/>
    <w:multiLevelType w:val="hybridMultilevel"/>
    <w:tmpl w:val="F668888E"/>
    <w:lvl w:ilvl="0" w:tplc="4B102BF6">
      <w:numFmt w:val="bullet"/>
      <w:lvlText w:val="-"/>
      <w:lvlJc w:val="left"/>
      <w:pPr>
        <w:ind w:left="1065" w:hanging="360"/>
      </w:pPr>
      <w:rPr>
        <w:rFonts w:ascii="Century Gothic" w:eastAsiaTheme="minorEastAsia" w:hAnsi="Century Gothic" w:cstheme="minorBidi" w:hint="default"/>
        <w:sz w:val="24"/>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 w15:restartNumberingAfterBreak="0">
    <w:nsid w:val="371555A4"/>
    <w:multiLevelType w:val="hybridMultilevel"/>
    <w:tmpl w:val="5E7877AE"/>
    <w:lvl w:ilvl="0" w:tplc="9808E2EE">
      <w:numFmt w:val="bullet"/>
      <w:lvlText w:val="-"/>
      <w:lvlJc w:val="left"/>
      <w:pPr>
        <w:ind w:left="1068" w:hanging="360"/>
      </w:pPr>
      <w:rPr>
        <w:rFonts w:ascii="Century Gothic" w:eastAsiaTheme="minorEastAsia" w:hAnsi="Century Gothic" w:cstheme="minorBidi" w:hint="default"/>
        <w:sz w:val="24"/>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6C9C62A4"/>
    <w:multiLevelType w:val="hybridMultilevel"/>
    <w:tmpl w:val="18FA844C"/>
    <w:lvl w:ilvl="0" w:tplc="259667CA">
      <w:numFmt w:val="bullet"/>
      <w:lvlText w:val="-"/>
      <w:lvlJc w:val="left"/>
      <w:pPr>
        <w:ind w:left="1065" w:hanging="360"/>
      </w:pPr>
      <w:rPr>
        <w:rFonts w:ascii="Century Gothic" w:eastAsiaTheme="minorEastAsia" w:hAnsi="Century Gothic"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6" w15:restartNumberingAfterBreak="0">
    <w:nsid w:val="737343C3"/>
    <w:multiLevelType w:val="hybridMultilevel"/>
    <w:tmpl w:val="B02C3CE6"/>
    <w:lvl w:ilvl="0" w:tplc="FCE6C0EC">
      <w:start w:val="2"/>
      <w:numFmt w:val="bullet"/>
      <w:lvlText w:val="-"/>
      <w:lvlJc w:val="left"/>
      <w:pPr>
        <w:ind w:left="1773" w:hanging="360"/>
      </w:pPr>
      <w:rPr>
        <w:rFonts w:ascii="Century Gothic" w:eastAsiaTheme="minorEastAsia" w:hAnsi="Century Gothic" w:cstheme="minorBidi" w:hint="default"/>
      </w:rPr>
    </w:lvl>
    <w:lvl w:ilvl="1" w:tplc="040C0003" w:tentative="1">
      <w:start w:val="1"/>
      <w:numFmt w:val="bullet"/>
      <w:lvlText w:val="o"/>
      <w:lvlJc w:val="left"/>
      <w:pPr>
        <w:ind w:left="2493" w:hanging="360"/>
      </w:pPr>
      <w:rPr>
        <w:rFonts w:ascii="Courier New" w:hAnsi="Courier New" w:cs="Courier New" w:hint="default"/>
      </w:rPr>
    </w:lvl>
    <w:lvl w:ilvl="2" w:tplc="040C0005" w:tentative="1">
      <w:start w:val="1"/>
      <w:numFmt w:val="bullet"/>
      <w:lvlText w:val=""/>
      <w:lvlJc w:val="left"/>
      <w:pPr>
        <w:ind w:left="3213" w:hanging="360"/>
      </w:pPr>
      <w:rPr>
        <w:rFonts w:ascii="Wingdings" w:hAnsi="Wingdings" w:hint="default"/>
      </w:rPr>
    </w:lvl>
    <w:lvl w:ilvl="3" w:tplc="040C0001" w:tentative="1">
      <w:start w:val="1"/>
      <w:numFmt w:val="bullet"/>
      <w:lvlText w:val=""/>
      <w:lvlJc w:val="left"/>
      <w:pPr>
        <w:ind w:left="3933" w:hanging="360"/>
      </w:pPr>
      <w:rPr>
        <w:rFonts w:ascii="Symbol" w:hAnsi="Symbol" w:hint="default"/>
      </w:rPr>
    </w:lvl>
    <w:lvl w:ilvl="4" w:tplc="040C0003" w:tentative="1">
      <w:start w:val="1"/>
      <w:numFmt w:val="bullet"/>
      <w:lvlText w:val="o"/>
      <w:lvlJc w:val="left"/>
      <w:pPr>
        <w:ind w:left="4653" w:hanging="360"/>
      </w:pPr>
      <w:rPr>
        <w:rFonts w:ascii="Courier New" w:hAnsi="Courier New" w:cs="Courier New" w:hint="default"/>
      </w:rPr>
    </w:lvl>
    <w:lvl w:ilvl="5" w:tplc="040C0005" w:tentative="1">
      <w:start w:val="1"/>
      <w:numFmt w:val="bullet"/>
      <w:lvlText w:val=""/>
      <w:lvlJc w:val="left"/>
      <w:pPr>
        <w:ind w:left="5373" w:hanging="360"/>
      </w:pPr>
      <w:rPr>
        <w:rFonts w:ascii="Wingdings" w:hAnsi="Wingdings" w:hint="default"/>
      </w:rPr>
    </w:lvl>
    <w:lvl w:ilvl="6" w:tplc="040C0001" w:tentative="1">
      <w:start w:val="1"/>
      <w:numFmt w:val="bullet"/>
      <w:lvlText w:val=""/>
      <w:lvlJc w:val="left"/>
      <w:pPr>
        <w:ind w:left="6093" w:hanging="360"/>
      </w:pPr>
      <w:rPr>
        <w:rFonts w:ascii="Symbol" w:hAnsi="Symbol" w:hint="default"/>
      </w:rPr>
    </w:lvl>
    <w:lvl w:ilvl="7" w:tplc="040C0003" w:tentative="1">
      <w:start w:val="1"/>
      <w:numFmt w:val="bullet"/>
      <w:lvlText w:val="o"/>
      <w:lvlJc w:val="left"/>
      <w:pPr>
        <w:ind w:left="6813" w:hanging="360"/>
      </w:pPr>
      <w:rPr>
        <w:rFonts w:ascii="Courier New" w:hAnsi="Courier New" w:cs="Courier New" w:hint="default"/>
      </w:rPr>
    </w:lvl>
    <w:lvl w:ilvl="8" w:tplc="040C0005" w:tentative="1">
      <w:start w:val="1"/>
      <w:numFmt w:val="bullet"/>
      <w:lvlText w:val=""/>
      <w:lvlJc w:val="left"/>
      <w:pPr>
        <w:ind w:left="7533" w:hanging="360"/>
      </w:pPr>
      <w:rPr>
        <w:rFonts w:ascii="Wingdings" w:hAnsi="Wingdings" w:hint="default"/>
      </w:rPr>
    </w:lvl>
  </w:abstractNum>
  <w:num w:numId="1">
    <w:abstractNumId w:val="0"/>
  </w:num>
  <w:num w:numId="2">
    <w:abstractNumId w:val="1"/>
  </w:num>
  <w:num w:numId="3">
    <w:abstractNumId w:val="6"/>
  </w:num>
  <w:num w:numId="4">
    <w:abstractNumId w:val="2"/>
  </w:num>
  <w:num w:numId="5">
    <w:abstractNumId w:val="4"/>
  </w:num>
  <w:num w:numId="6">
    <w:abstractNumId w:val="3"/>
  </w:num>
  <w:num w:numId="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olas chancerel">
    <w15:presenceInfo w15:providerId="None" w15:userId="nicolas chancerel"/>
  </w15:person>
  <w15:person w15:author="CHANCEREL Nicolas">
    <w15:presenceInfo w15:providerId="AD" w15:userId="S-1-5-21-3656912362-1520496416-2337401696-13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trackRevisions/>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F6AEC"/>
    <w:rsid w:val="00021145"/>
    <w:rsid w:val="00036032"/>
    <w:rsid w:val="000372CE"/>
    <w:rsid w:val="000452DD"/>
    <w:rsid w:val="000A32C8"/>
    <w:rsid w:val="000A41C3"/>
    <w:rsid w:val="000A5635"/>
    <w:rsid w:val="000B7763"/>
    <w:rsid w:val="000D4FBB"/>
    <w:rsid w:val="000F5200"/>
    <w:rsid w:val="001218F7"/>
    <w:rsid w:val="001342E5"/>
    <w:rsid w:val="00146FD7"/>
    <w:rsid w:val="00162053"/>
    <w:rsid w:val="00177E2F"/>
    <w:rsid w:val="001840AB"/>
    <w:rsid w:val="0018757E"/>
    <w:rsid w:val="001A701C"/>
    <w:rsid w:val="001B201A"/>
    <w:rsid w:val="001B3BFE"/>
    <w:rsid w:val="001F516B"/>
    <w:rsid w:val="00204117"/>
    <w:rsid w:val="00214CEF"/>
    <w:rsid w:val="00222352"/>
    <w:rsid w:val="00243CC9"/>
    <w:rsid w:val="00245F6D"/>
    <w:rsid w:val="002670A1"/>
    <w:rsid w:val="002731BD"/>
    <w:rsid w:val="002971CC"/>
    <w:rsid w:val="002B4707"/>
    <w:rsid w:val="002C1FBC"/>
    <w:rsid w:val="002C214A"/>
    <w:rsid w:val="00304BD1"/>
    <w:rsid w:val="00326EE6"/>
    <w:rsid w:val="00331C2F"/>
    <w:rsid w:val="0034555D"/>
    <w:rsid w:val="00365439"/>
    <w:rsid w:val="0038527A"/>
    <w:rsid w:val="003970AD"/>
    <w:rsid w:val="003A7FA7"/>
    <w:rsid w:val="003B4FA7"/>
    <w:rsid w:val="003C0ECE"/>
    <w:rsid w:val="003F0489"/>
    <w:rsid w:val="00423114"/>
    <w:rsid w:val="0048075A"/>
    <w:rsid w:val="004A395C"/>
    <w:rsid w:val="004B033F"/>
    <w:rsid w:val="004B3087"/>
    <w:rsid w:val="004C0F7C"/>
    <w:rsid w:val="004D78ED"/>
    <w:rsid w:val="004D7EFC"/>
    <w:rsid w:val="00511CD7"/>
    <w:rsid w:val="00526D35"/>
    <w:rsid w:val="00550803"/>
    <w:rsid w:val="005709AF"/>
    <w:rsid w:val="00592FC1"/>
    <w:rsid w:val="005D1DDE"/>
    <w:rsid w:val="00620C6A"/>
    <w:rsid w:val="0062133F"/>
    <w:rsid w:val="0062428C"/>
    <w:rsid w:val="00624CDE"/>
    <w:rsid w:val="0062642F"/>
    <w:rsid w:val="006336D5"/>
    <w:rsid w:val="00633796"/>
    <w:rsid w:val="006408A5"/>
    <w:rsid w:val="00651DD3"/>
    <w:rsid w:val="006652FB"/>
    <w:rsid w:val="00667E97"/>
    <w:rsid w:val="00671F10"/>
    <w:rsid w:val="006932C8"/>
    <w:rsid w:val="006A517C"/>
    <w:rsid w:val="006A6D0C"/>
    <w:rsid w:val="006D3388"/>
    <w:rsid w:val="006D4B1F"/>
    <w:rsid w:val="006E7717"/>
    <w:rsid w:val="006F17DE"/>
    <w:rsid w:val="006F2257"/>
    <w:rsid w:val="00710409"/>
    <w:rsid w:val="00717AA4"/>
    <w:rsid w:val="00746ED7"/>
    <w:rsid w:val="007523C2"/>
    <w:rsid w:val="007621CA"/>
    <w:rsid w:val="007818A6"/>
    <w:rsid w:val="007A2FD3"/>
    <w:rsid w:val="007A5B6A"/>
    <w:rsid w:val="007F6AEC"/>
    <w:rsid w:val="00816A0D"/>
    <w:rsid w:val="00832EAD"/>
    <w:rsid w:val="0084421D"/>
    <w:rsid w:val="00857F71"/>
    <w:rsid w:val="0086611C"/>
    <w:rsid w:val="00873218"/>
    <w:rsid w:val="00884C18"/>
    <w:rsid w:val="00886C8A"/>
    <w:rsid w:val="00887352"/>
    <w:rsid w:val="008D32C9"/>
    <w:rsid w:val="008E1345"/>
    <w:rsid w:val="008F2E24"/>
    <w:rsid w:val="008F6969"/>
    <w:rsid w:val="009057EE"/>
    <w:rsid w:val="0093748B"/>
    <w:rsid w:val="00937542"/>
    <w:rsid w:val="00940D98"/>
    <w:rsid w:val="0094369C"/>
    <w:rsid w:val="0097463B"/>
    <w:rsid w:val="00974869"/>
    <w:rsid w:val="00992613"/>
    <w:rsid w:val="009A369A"/>
    <w:rsid w:val="009C11F1"/>
    <w:rsid w:val="009F240B"/>
    <w:rsid w:val="00A24B53"/>
    <w:rsid w:val="00A3000F"/>
    <w:rsid w:val="00A318F0"/>
    <w:rsid w:val="00A31E8E"/>
    <w:rsid w:val="00A55C42"/>
    <w:rsid w:val="00A942FB"/>
    <w:rsid w:val="00AB44C7"/>
    <w:rsid w:val="00AD648A"/>
    <w:rsid w:val="00B00563"/>
    <w:rsid w:val="00B11733"/>
    <w:rsid w:val="00B25D9C"/>
    <w:rsid w:val="00B45B49"/>
    <w:rsid w:val="00B6026E"/>
    <w:rsid w:val="00B61122"/>
    <w:rsid w:val="00B6119C"/>
    <w:rsid w:val="00B76842"/>
    <w:rsid w:val="00B864E9"/>
    <w:rsid w:val="00BA14B6"/>
    <w:rsid w:val="00BB746F"/>
    <w:rsid w:val="00C235B2"/>
    <w:rsid w:val="00C539EE"/>
    <w:rsid w:val="00C67718"/>
    <w:rsid w:val="00C83194"/>
    <w:rsid w:val="00CA366A"/>
    <w:rsid w:val="00CE35FF"/>
    <w:rsid w:val="00D022F7"/>
    <w:rsid w:val="00D07911"/>
    <w:rsid w:val="00D20552"/>
    <w:rsid w:val="00D23096"/>
    <w:rsid w:val="00D2642D"/>
    <w:rsid w:val="00D34242"/>
    <w:rsid w:val="00D71153"/>
    <w:rsid w:val="00DB07C7"/>
    <w:rsid w:val="00DC113E"/>
    <w:rsid w:val="00DE7B4D"/>
    <w:rsid w:val="00E57FE1"/>
    <w:rsid w:val="00E86539"/>
    <w:rsid w:val="00E944EC"/>
    <w:rsid w:val="00EA2535"/>
    <w:rsid w:val="00EA3581"/>
    <w:rsid w:val="00EB0192"/>
    <w:rsid w:val="00EC16F6"/>
    <w:rsid w:val="00F00B89"/>
    <w:rsid w:val="00F123FF"/>
    <w:rsid w:val="00F53438"/>
    <w:rsid w:val="00F6373D"/>
    <w:rsid w:val="00F63BA3"/>
    <w:rsid w:val="00F82495"/>
    <w:rsid w:val="00F90B63"/>
    <w:rsid w:val="00F97AC9"/>
    <w:rsid w:val="00FC1694"/>
    <w:rsid w:val="00FD2DF1"/>
    <w:rsid w:val="00FD7DB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rules v:ext="edit">
        <o:r id="V:Rule1" type="arc" idref="#_x0000_s1044"/>
        <o:r id="V:Rule2" type="arc" idref="#_x0000_s1052"/>
        <o:r id="V:Rule3" type="arc" idref="#_x0000_s1051"/>
        <o:r id="V:Rule4" type="connector" idref="#_x0000_s1060"/>
        <o:r id="V:Rule5" type="connector" idref="#_x0000_s1053"/>
        <o:r id="V:Rule6" type="connector" idref="#_x0000_s1054"/>
      </o:rules>
    </o:shapelayout>
  </w:shapeDefaults>
  <w:decimalSymbol w:val=","/>
  <w:listSeparator w:val=";"/>
  <w14:docId w14:val="57B2C8EB"/>
  <w15:docId w15:val="{BFA58193-DADD-44F6-B791-EF2F5073A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F6AEC"/>
  </w:style>
  <w:style w:type="paragraph" w:styleId="Titre1">
    <w:name w:val="heading 1"/>
    <w:basedOn w:val="Normal"/>
    <w:next w:val="Normal"/>
    <w:link w:val="Titre1Car"/>
    <w:uiPriority w:val="9"/>
    <w:qFormat/>
    <w:rsid w:val="007F6AEC"/>
    <w:pPr>
      <w:keepNext/>
      <w:keepLines/>
      <w:spacing w:before="480" w:after="0"/>
      <w:outlineLvl w:val="0"/>
    </w:pPr>
    <w:rPr>
      <w:rFonts w:asciiTheme="majorHAnsi" w:eastAsiaTheme="majorEastAsia" w:hAnsiTheme="majorHAnsi" w:cstheme="majorBidi"/>
      <w:b/>
      <w:bCs/>
      <w:color w:val="850C4B" w:themeColor="accent1" w:themeShade="BF"/>
      <w:sz w:val="28"/>
      <w:szCs w:val="28"/>
    </w:rPr>
  </w:style>
  <w:style w:type="paragraph" w:styleId="Titre2">
    <w:name w:val="heading 2"/>
    <w:basedOn w:val="Normal"/>
    <w:next w:val="Normal"/>
    <w:link w:val="Titre2Car"/>
    <w:uiPriority w:val="9"/>
    <w:semiHidden/>
    <w:unhideWhenUsed/>
    <w:qFormat/>
    <w:rsid w:val="007F6AEC"/>
    <w:pPr>
      <w:keepNext/>
      <w:keepLines/>
      <w:spacing w:before="200" w:after="0"/>
      <w:outlineLvl w:val="1"/>
    </w:pPr>
    <w:rPr>
      <w:rFonts w:asciiTheme="majorHAnsi" w:eastAsiaTheme="majorEastAsia" w:hAnsiTheme="majorHAnsi" w:cstheme="majorBidi"/>
      <w:b/>
      <w:bCs/>
      <w:color w:val="B31166" w:themeColor="accent1"/>
      <w:sz w:val="26"/>
      <w:szCs w:val="26"/>
    </w:rPr>
  </w:style>
  <w:style w:type="paragraph" w:styleId="Titre3">
    <w:name w:val="heading 3"/>
    <w:basedOn w:val="Normal"/>
    <w:next w:val="Normal"/>
    <w:link w:val="Titre3Car"/>
    <w:uiPriority w:val="9"/>
    <w:semiHidden/>
    <w:unhideWhenUsed/>
    <w:qFormat/>
    <w:rsid w:val="007F6AEC"/>
    <w:pPr>
      <w:keepNext/>
      <w:keepLines/>
      <w:spacing w:before="200" w:after="0"/>
      <w:outlineLvl w:val="2"/>
    </w:pPr>
    <w:rPr>
      <w:rFonts w:asciiTheme="majorHAnsi" w:eastAsiaTheme="majorEastAsia" w:hAnsiTheme="majorHAnsi" w:cstheme="majorBidi"/>
      <w:b/>
      <w:bCs/>
      <w:color w:val="B31166" w:themeColor="accent1"/>
    </w:rPr>
  </w:style>
  <w:style w:type="paragraph" w:styleId="Titre4">
    <w:name w:val="heading 4"/>
    <w:basedOn w:val="Normal"/>
    <w:next w:val="Normal"/>
    <w:link w:val="Titre4Car"/>
    <w:uiPriority w:val="9"/>
    <w:semiHidden/>
    <w:unhideWhenUsed/>
    <w:qFormat/>
    <w:rsid w:val="007F6AEC"/>
    <w:pPr>
      <w:keepNext/>
      <w:keepLines/>
      <w:spacing w:before="200" w:after="0"/>
      <w:outlineLvl w:val="3"/>
    </w:pPr>
    <w:rPr>
      <w:rFonts w:asciiTheme="majorHAnsi" w:eastAsiaTheme="majorEastAsia" w:hAnsiTheme="majorHAnsi" w:cstheme="majorBidi"/>
      <w:b/>
      <w:bCs/>
      <w:i/>
      <w:iCs/>
      <w:color w:val="B31166" w:themeColor="accent1"/>
    </w:rPr>
  </w:style>
  <w:style w:type="paragraph" w:styleId="Titre5">
    <w:name w:val="heading 5"/>
    <w:basedOn w:val="Normal"/>
    <w:next w:val="Normal"/>
    <w:link w:val="Titre5Car"/>
    <w:uiPriority w:val="9"/>
    <w:semiHidden/>
    <w:unhideWhenUsed/>
    <w:qFormat/>
    <w:rsid w:val="007F6AEC"/>
    <w:pPr>
      <w:keepNext/>
      <w:keepLines/>
      <w:spacing w:before="200" w:after="0"/>
      <w:outlineLvl w:val="4"/>
    </w:pPr>
    <w:rPr>
      <w:rFonts w:asciiTheme="majorHAnsi" w:eastAsiaTheme="majorEastAsia" w:hAnsiTheme="majorHAnsi" w:cstheme="majorBidi"/>
      <w:color w:val="580832" w:themeColor="accent1" w:themeShade="7F"/>
    </w:rPr>
  </w:style>
  <w:style w:type="paragraph" w:styleId="Titre6">
    <w:name w:val="heading 6"/>
    <w:basedOn w:val="Normal"/>
    <w:next w:val="Normal"/>
    <w:link w:val="Titre6Car"/>
    <w:uiPriority w:val="9"/>
    <w:semiHidden/>
    <w:unhideWhenUsed/>
    <w:qFormat/>
    <w:rsid w:val="007F6AEC"/>
    <w:pPr>
      <w:keepNext/>
      <w:keepLines/>
      <w:spacing w:before="200" w:after="0"/>
      <w:outlineLvl w:val="5"/>
    </w:pPr>
    <w:rPr>
      <w:rFonts w:asciiTheme="majorHAnsi" w:eastAsiaTheme="majorEastAsia" w:hAnsiTheme="majorHAnsi" w:cstheme="majorBidi"/>
      <w:i/>
      <w:iCs/>
      <w:color w:val="580832" w:themeColor="accent1" w:themeShade="7F"/>
    </w:rPr>
  </w:style>
  <w:style w:type="paragraph" w:styleId="Titre7">
    <w:name w:val="heading 7"/>
    <w:basedOn w:val="Normal"/>
    <w:next w:val="Normal"/>
    <w:link w:val="Titre7Car"/>
    <w:uiPriority w:val="9"/>
    <w:semiHidden/>
    <w:unhideWhenUsed/>
    <w:qFormat/>
    <w:rsid w:val="007F6AE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7F6AEC"/>
    <w:pPr>
      <w:keepNext/>
      <w:keepLines/>
      <w:spacing w:before="200" w:after="0"/>
      <w:outlineLvl w:val="7"/>
    </w:pPr>
    <w:rPr>
      <w:rFonts w:asciiTheme="majorHAnsi" w:eastAsiaTheme="majorEastAsia" w:hAnsiTheme="majorHAnsi" w:cstheme="majorBidi"/>
      <w:color w:val="B31166" w:themeColor="accent1"/>
      <w:sz w:val="20"/>
      <w:szCs w:val="20"/>
    </w:rPr>
  </w:style>
  <w:style w:type="paragraph" w:styleId="Titre9">
    <w:name w:val="heading 9"/>
    <w:basedOn w:val="Normal"/>
    <w:next w:val="Normal"/>
    <w:link w:val="Titre9Car"/>
    <w:uiPriority w:val="9"/>
    <w:semiHidden/>
    <w:unhideWhenUsed/>
    <w:qFormat/>
    <w:rsid w:val="007F6AE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F6AEC"/>
    <w:rPr>
      <w:rFonts w:asciiTheme="majorHAnsi" w:eastAsiaTheme="majorEastAsia" w:hAnsiTheme="majorHAnsi" w:cstheme="majorBidi"/>
      <w:b/>
      <w:bCs/>
      <w:color w:val="850C4B" w:themeColor="accent1" w:themeShade="BF"/>
      <w:sz w:val="28"/>
      <w:szCs w:val="28"/>
    </w:rPr>
  </w:style>
  <w:style w:type="character" w:customStyle="1" w:styleId="Titre2Car">
    <w:name w:val="Titre 2 Car"/>
    <w:basedOn w:val="Policepardfaut"/>
    <w:link w:val="Titre2"/>
    <w:uiPriority w:val="9"/>
    <w:semiHidden/>
    <w:rsid w:val="007F6AEC"/>
    <w:rPr>
      <w:rFonts w:asciiTheme="majorHAnsi" w:eastAsiaTheme="majorEastAsia" w:hAnsiTheme="majorHAnsi" w:cstheme="majorBidi"/>
      <w:b/>
      <w:bCs/>
      <w:color w:val="B31166" w:themeColor="accent1"/>
      <w:sz w:val="26"/>
      <w:szCs w:val="26"/>
    </w:rPr>
  </w:style>
  <w:style w:type="character" w:customStyle="1" w:styleId="Titre3Car">
    <w:name w:val="Titre 3 Car"/>
    <w:basedOn w:val="Policepardfaut"/>
    <w:link w:val="Titre3"/>
    <w:uiPriority w:val="9"/>
    <w:semiHidden/>
    <w:rsid w:val="007F6AEC"/>
    <w:rPr>
      <w:rFonts w:asciiTheme="majorHAnsi" w:eastAsiaTheme="majorEastAsia" w:hAnsiTheme="majorHAnsi" w:cstheme="majorBidi"/>
      <w:b/>
      <w:bCs/>
      <w:color w:val="B31166" w:themeColor="accent1"/>
    </w:rPr>
  </w:style>
  <w:style w:type="character" w:customStyle="1" w:styleId="Titre4Car">
    <w:name w:val="Titre 4 Car"/>
    <w:basedOn w:val="Policepardfaut"/>
    <w:link w:val="Titre4"/>
    <w:uiPriority w:val="9"/>
    <w:semiHidden/>
    <w:rsid w:val="007F6AEC"/>
    <w:rPr>
      <w:rFonts w:asciiTheme="majorHAnsi" w:eastAsiaTheme="majorEastAsia" w:hAnsiTheme="majorHAnsi" w:cstheme="majorBidi"/>
      <w:b/>
      <w:bCs/>
      <w:i/>
      <w:iCs/>
      <w:color w:val="B31166" w:themeColor="accent1"/>
    </w:rPr>
  </w:style>
  <w:style w:type="character" w:customStyle="1" w:styleId="Titre5Car">
    <w:name w:val="Titre 5 Car"/>
    <w:basedOn w:val="Policepardfaut"/>
    <w:link w:val="Titre5"/>
    <w:uiPriority w:val="9"/>
    <w:semiHidden/>
    <w:rsid w:val="007F6AEC"/>
    <w:rPr>
      <w:rFonts w:asciiTheme="majorHAnsi" w:eastAsiaTheme="majorEastAsia" w:hAnsiTheme="majorHAnsi" w:cstheme="majorBidi"/>
      <w:color w:val="580832" w:themeColor="accent1" w:themeShade="7F"/>
    </w:rPr>
  </w:style>
  <w:style w:type="character" w:customStyle="1" w:styleId="Titre6Car">
    <w:name w:val="Titre 6 Car"/>
    <w:basedOn w:val="Policepardfaut"/>
    <w:link w:val="Titre6"/>
    <w:uiPriority w:val="9"/>
    <w:semiHidden/>
    <w:rsid w:val="007F6AEC"/>
    <w:rPr>
      <w:rFonts w:asciiTheme="majorHAnsi" w:eastAsiaTheme="majorEastAsia" w:hAnsiTheme="majorHAnsi" w:cstheme="majorBidi"/>
      <w:i/>
      <w:iCs/>
      <w:color w:val="580832" w:themeColor="accent1" w:themeShade="7F"/>
    </w:rPr>
  </w:style>
  <w:style w:type="character" w:customStyle="1" w:styleId="Titre7Car">
    <w:name w:val="Titre 7 Car"/>
    <w:basedOn w:val="Policepardfaut"/>
    <w:link w:val="Titre7"/>
    <w:uiPriority w:val="9"/>
    <w:semiHidden/>
    <w:rsid w:val="007F6AEC"/>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7F6AEC"/>
    <w:rPr>
      <w:rFonts w:asciiTheme="majorHAnsi" w:eastAsiaTheme="majorEastAsia" w:hAnsiTheme="majorHAnsi" w:cstheme="majorBidi"/>
      <w:color w:val="B31166" w:themeColor="accent1"/>
      <w:sz w:val="20"/>
      <w:szCs w:val="20"/>
    </w:rPr>
  </w:style>
  <w:style w:type="character" w:customStyle="1" w:styleId="Titre9Car">
    <w:name w:val="Titre 9 Car"/>
    <w:basedOn w:val="Policepardfaut"/>
    <w:link w:val="Titre9"/>
    <w:uiPriority w:val="9"/>
    <w:semiHidden/>
    <w:rsid w:val="007F6AEC"/>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7F6AEC"/>
    <w:pPr>
      <w:spacing w:line="240" w:lineRule="auto"/>
    </w:pPr>
    <w:rPr>
      <w:b/>
      <w:bCs/>
      <w:color w:val="B31166" w:themeColor="accent1"/>
      <w:sz w:val="18"/>
      <w:szCs w:val="18"/>
    </w:rPr>
  </w:style>
  <w:style w:type="paragraph" w:styleId="Titre">
    <w:name w:val="Title"/>
    <w:basedOn w:val="Normal"/>
    <w:next w:val="Normal"/>
    <w:link w:val="TitreCar"/>
    <w:uiPriority w:val="10"/>
    <w:qFormat/>
    <w:rsid w:val="007F6AEC"/>
    <w:pPr>
      <w:pBdr>
        <w:bottom w:val="single" w:sz="8" w:space="4" w:color="B31166" w:themeColor="accent1"/>
      </w:pBdr>
      <w:spacing w:after="300" w:line="240" w:lineRule="auto"/>
      <w:contextualSpacing/>
    </w:pPr>
    <w:rPr>
      <w:rFonts w:asciiTheme="majorHAnsi" w:eastAsiaTheme="majorEastAsia" w:hAnsiTheme="majorHAnsi" w:cstheme="majorBidi"/>
      <w:color w:val="2C2442" w:themeColor="text2" w:themeShade="BF"/>
      <w:spacing w:val="5"/>
      <w:sz w:val="52"/>
      <w:szCs w:val="52"/>
    </w:rPr>
  </w:style>
  <w:style w:type="character" w:customStyle="1" w:styleId="TitreCar">
    <w:name w:val="Titre Car"/>
    <w:basedOn w:val="Policepardfaut"/>
    <w:link w:val="Titre"/>
    <w:uiPriority w:val="10"/>
    <w:rsid w:val="007F6AEC"/>
    <w:rPr>
      <w:rFonts w:asciiTheme="majorHAnsi" w:eastAsiaTheme="majorEastAsia" w:hAnsiTheme="majorHAnsi" w:cstheme="majorBidi"/>
      <w:color w:val="2C2442" w:themeColor="text2" w:themeShade="BF"/>
      <w:spacing w:val="5"/>
      <w:sz w:val="52"/>
      <w:szCs w:val="52"/>
    </w:rPr>
  </w:style>
  <w:style w:type="paragraph" w:styleId="Sous-titre">
    <w:name w:val="Subtitle"/>
    <w:basedOn w:val="Normal"/>
    <w:next w:val="Normal"/>
    <w:link w:val="Sous-titreCar"/>
    <w:uiPriority w:val="11"/>
    <w:qFormat/>
    <w:rsid w:val="007F6AEC"/>
    <w:pPr>
      <w:numPr>
        <w:ilvl w:val="1"/>
      </w:numPr>
    </w:pPr>
    <w:rPr>
      <w:rFonts w:asciiTheme="majorHAnsi" w:eastAsiaTheme="majorEastAsia" w:hAnsiTheme="majorHAnsi" w:cstheme="majorBidi"/>
      <w:i/>
      <w:iCs/>
      <w:color w:val="B31166" w:themeColor="accent1"/>
      <w:spacing w:val="15"/>
      <w:sz w:val="24"/>
      <w:szCs w:val="24"/>
    </w:rPr>
  </w:style>
  <w:style w:type="character" w:customStyle="1" w:styleId="Sous-titreCar">
    <w:name w:val="Sous-titre Car"/>
    <w:basedOn w:val="Policepardfaut"/>
    <w:link w:val="Sous-titre"/>
    <w:uiPriority w:val="11"/>
    <w:rsid w:val="007F6AEC"/>
    <w:rPr>
      <w:rFonts w:asciiTheme="majorHAnsi" w:eastAsiaTheme="majorEastAsia" w:hAnsiTheme="majorHAnsi" w:cstheme="majorBidi"/>
      <w:i/>
      <w:iCs/>
      <w:color w:val="B31166" w:themeColor="accent1"/>
      <w:spacing w:val="15"/>
      <w:sz w:val="24"/>
      <w:szCs w:val="24"/>
    </w:rPr>
  </w:style>
  <w:style w:type="character" w:styleId="lev">
    <w:name w:val="Strong"/>
    <w:basedOn w:val="Policepardfaut"/>
    <w:uiPriority w:val="22"/>
    <w:qFormat/>
    <w:rsid w:val="007F6AEC"/>
    <w:rPr>
      <w:b/>
      <w:bCs/>
    </w:rPr>
  </w:style>
  <w:style w:type="character" w:styleId="Accentuation">
    <w:name w:val="Emphasis"/>
    <w:basedOn w:val="Policepardfaut"/>
    <w:uiPriority w:val="20"/>
    <w:qFormat/>
    <w:rsid w:val="007F6AEC"/>
    <w:rPr>
      <w:i/>
      <w:iCs/>
    </w:rPr>
  </w:style>
  <w:style w:type="paragraph" w:styleId="Sansinterligne">
    <w:name w:val="No Spacing"/>
    <w:uiPriority w:val="1"/>
    <w:qFormat/>
    <w:rsid w:val="007F6AEC"/>
    <w:pPr>
      <w:spacing w:after="0" w:line="240" w:lineRule="auto"/>
    </w:pPr>
  </w:style>
  <w:style w:type="paragraph" w:styleId="Citation">
    <w:name w:val="Quote"/>
    <w:basedOn w:val="Normal"/>
    <w:next w:val="Normal"/>
    <w:link w:val="CitationCar"/>
    <w:uiPriority w:val="29"/>
    <w:qFormat/>
    <w:rsid w:val="007F6AEC"/>
    <w:rPr>
      <w:i/>
      <w:iCs/>
      <w:color w:val="000000" w:themeColor="text1"/>
    </w:rPr>
  </w:style>
  <w:style w:type="character" w:customStyle="1" w:styleId="CitationCar">
    <w:name w:val="Citation Car"/>
    <w:basedOn w:val="Policepardfaut"/>
    <w:link w:val="Citation"/>
    <w:uiPriority w:val="29"/>
    <w:rsid w:val="007F6AEC"/>
    <w:rPr>
      <w:i/>
      <w:iCs/>
      <w:color w:val="000000" w:themeColor="text1"/>
    </w:rPr>
  </w:style>
  <w:style w:type="paragraph" w:styleId="Citationintense">
    <w:name w:val="Intense Quote"/>
    <w:basedOn w:val="Normal"/>
    <w:next w:val="Normal"/>
    <w:link w:val="CitationintenseCar"/>
    <w:uiPriority w:val="30"/>
    <w:qFormat/>
    <w:rsid w:val="007F6AEC"/>
    <w:pPr>
      <w:pBdr>
        <w:bottom w:val="single" w:sz="4" w:space="4" w:color="B31166" w:themeColor="accent1"/>
      </w:pBdr>
      <w:spacing w:before="200" w:after="280"/>
      <w:ind w:left="936" w:right="936"/>
    </w:pPr>
    <w:rPr>
      <w:b/>
      <w:bCs/>
      <w:i/>
      <w:iCs/>
      <w:color w:val="B31166" w:themeColor="accent1"/>
    </w:rPr>
  </w:style>
  <w:style w:type="character" w:customStyle="1" w:styleId="CitationintenseCar">
    <w:name w:val="Citation intense Car"/>
    <w:basedOn w:val="Policepardfaut"/>
    <w:link w:val="Citationintense"/>
    <w:uiPriority w:val="30"/>
    <w:rsid w:val="007F6AEC"/>
    <w:rPr>
      <w:b/>
      <w:bCs/>
      <w:i/>
      <w:iCs/>
      <w:color w:val="B31166" w:themeColor="accent1"/>
    </w:rPr>
  </w:style>
  <w:style w:type="character" w:styleId="Emphaseple">
    <w:name w:val="Subtle Emphasis"/>
    <w:basedOn w:val="Policepardfaut"/>
    <w:uiPriority w:val="19"/>
    <w:qFormat/>
    <w:rsid w:val="007F6AEC"/>
    <w:rPr>
      <w:i/>
      <w:iCs/>
      <w:color w:val="808080" w:themeColor="text1" w:themeTint="7F"/>
    </w:rPr>
  </w:style>
  <w:style w:type="character" w:styleId="Emphaseintense">
    <w:name w:val="Intense Emphasis"/>
    <w:basedOn w:val="Policepardfaut"/>
    <w:uiPriority w:val="21"/>
    <w:qFormat/>
    <w:rsid w:val="007F6AEC"/>
    <w:rPr>
      <w:b/>
      <w:bCs/>
      <w:i/>
      <w:iCs/>
      <w:color w:val="B31166" w:themeColor="accent1"/>
    </w:rPr>
  </w:style>
  <w:style w:type="character" w:styleId="Rfrenceple">
    <w:name w:val="Subtle Reference"/>
    <w:basedOn w:val="Policepardfaut"/>
    <w:uiPriority w:val="31"/>
    <w:qFormat/>
    <w:rsid w:val="007F6AEC"/>
    <w:rPr>
      <w:smallCaps/>
      <w:color w:val="E33D6F" w:themeColor="accent2"/>
      <w:u w:val="single"/>
    </w:rPr>
  </w:style>
  <w:style w:type="character" w:styleId="Rfrenceintense">
    <w:name w:val="Intense Reference"/>
    <w:basedOn w:val="Policepardfaut"/>
    <w:uiPriority w:val="32"/>
    <w:qFormat/>
    <w:rsid w:val="007F6AEC"/>
    <w:rPr>
      <w:b/>
      <w:bCs/>
      <w:smallCaps/>
      <w:color w:val="E33D6F" w:themeColor="accent2"/>
      <w:spacing w:val="5"/>
      <w:u w:val="single"/>
    </w:rPr>
  </w:style>
  <w:style w:type="character" w:styleId="Titredulivre">
    <w:name w:val="Book Title"/>
    <w:basedOn w:val="Policepardfaut"/>
    <w:uiPriority w:val="33"/>
    <w:qFormat/>
    <w:rsid w:val="007F6AEC"/>
    <w:rPr>
      <w:b/>
      <w:bCs/>
      <w:smallCaps/>
      <w:spacing w:val="5"/>
    </w:rPr>
  </w:style>
  <w:style w:type="paragraph" w:styleId="En-ttedetabledesmatires">
    <w:name w:val="TOC Heading"/>
    <w:basedOn w:val="Titre1"/>
    <w:next w:val="Normal"/>
    <w:uiPriority w:val="39"/>
    <w:semiHidden/>
    <w:unhideWhenUsed/>
    <w:qFormat/>
    <w:rsid w:val="007F6AEC"/>
    <w:pPr>
      <w:outlineLvl w:val="9"/>
    </w:pPr>
  </w:style>
  <w:style w:type="paragraph" w:styleId="Paragraphedeliste">
    <w:name w:val="List Paragraph"/>
    <w:basedOn w:val="Normal"/>
    <w:uiPriority w:val="34"/>
    <w:qFormat/>
    <w:rsid w:val="007F6AEC"/>
    <w:pPr>
      <w:ind w:left="720"/>
      <w:contextualSpacing/>
    </w:pPr>
  </w:style>
  <w:style w:type="paragraph" w:styleId="En-tte">
    <w:name w:val="header"/>
    <w:basedOn w:val="Normal"/>
    <w:link w:val="En-tteCar"/>
    <w:uiPriority w:val="99"/>
    <w:unhideWhenUsed/>
    <w:rsid w:val="007F6AEC"/>
    <w:pPr>
      <w:tabs>
        <w:tab w:val="center" w:pos="4536"/>
        <w:tab w:val="right" w:pos="9072"/>
      </w:tabs>
      <w:spacing w:after="0" w:line="240" w:lineRule="auto"/>
    </w:pPr>
  </w:style>
  <w:style w:type="character" w:customStyle="1" w:styleId="En-tteCar">
    <w:name w:val="En-tête Car"/>
    <w:basedOn w:val="Policepardfaut"/>
    <w:link w:val="En-tte"/>
    <w:uiPriority w:val="99"/>
    <w:rsid w:val="007F6AEC"/>
  </w:style>
  <w:style w:type="paragraph" w:styleId="Pieddepage">
    <w:name w:val="footer"/>
    <w:basedOn w:val="Normal"/>
    <w:link w:val="PieddepageCar"/>
    <w:uiPriority w:val="99"/>
    <w:unhideWhenUsed/>
    <w:rsid w:val="007F6A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F6AEC"/>
  </w:style>
  <w:style w:type="paragraph" w:styleId="NormalWeb">
    <w:name w:val="Normal (Web)"/>
    <w:basedOn w:val="Normal"/>
    <w:uiPriority w:val="99"/>
    <w:semiHidden/>
    <w:unhideWhenUsed/>
    <w:rsid w:val="005D1DD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5D1DDE"/>
    <w:rPr>
      <w:color w:val="8F8F8F" w:themeColor="hyperlink"/>
      <w:u w:val="single"/>
    </w:rPr>
  </w:style>
  <w:style w:type="character" w:styleId="Textedelespacerserv">
    <w:name w:val="Placeholder Text"/>
    <w:basedOn w:val="Policepardfaut"/>
    <w:uiPriority w:val="99"/>
    <w:semiHidden/>
    <w:rsid w:val="00DE7B4D"/>
    <w:rPr>
      <w:color w:val="808080"/>
    </w:rPr>
  </w:style>
  <w:style w:type="character" w:styleId="Marquedecommentaire">
    <w:name w:val="annotation reference"/>
    <w:basedOn w:val="Policepardfaut"/>
    <w:uiPriority w:val="99"/>
    <w:semiHidden/>
    <w:unhideWhenUsed/>
    <w:rsid w:val="007A2FD3"/>
    <w:rPr>
      <w:sz w:val="16"/>
      <w:szCs w:val="16"/>
    </w:rPr>
  </w:style>
  <w:style w:type="paragraph" w:styleId="Commentaire">
    <w:name w:val="annotation text"/>
    <w:basedOn w:val="Normal"/>
    <w:link w:val="CommentaireCar"/>
    <w:uiPriority w:val="99"/>
    <w:semiHidden/>
    <w:unhideWhenUsed/>
    <w:rsid w:val="007A2FD3"/>
    <w:pPr>
      <w:spacing w:line="240" w:lineRule="auto"/>
    </w:pPr>
    <w:rPr>
      <w:sz w:val="20"/>
      <w:szCs w:val="20"/>
    </w:rPr>
  </w:style>
  <w:style w:type="character" w:customStyle="1" w:styleId="CommentaireCar">
    <w:name w:val="Commentaire Car"/>
    <w:basedOn w:val="Policepardfaut"/>
    <w:link w:val="Commentaire"/>
    <w:uiPriority w:val="99"/>
    <w:semiHidden/>
    <w:rsid w:val="007A2FD3"/>
    <w:rPr>
      <w:sz w:val="20"/>
      <w:szCs w:val="20"/>
    </w:rPr>
  </w:style>
  <w:style w:type="paragraph" w:styleId="Objetducommentaire">
    <w:name w:val="annotation subject"/>
    <w:basedOn w:val="Commentaire"/>
    <w:next w:val="Commentaire"/>
    <w:link w:val="ObjetducommentaireCar"/>
    <w:uiPriority w:val="99"/>
    <w:semiHidden/>
    <w:unhideWhenUsed/>
    <w:rsid w:val="007A2FD3"/>
    <w:rPr>
      <w:b/>
      <w:bCs/>
    </w:rPr>
  </w:style>
  <w:style w:type="character" w:customStyle="1" w:styleId="ObjetducommentaireCar">
    <w:name w:val="Objet du commentaire Car"/>
    <w:basedOn w:val="CommentaireCar"/>
    <w:link w:val="Objetducommentaire"/>
    <w:uiPriority w:val="99"/>
    <w:semiHidden/>
    <w:rsid w:val="007A2FD3"/>
    <w:rPr>
      <w:b/>
      <w:bCs/>
      <w:sz w:val="20"/>
      <w:szCs w:val="20"/>
    </w:rPr>
  </w:style>
  <w:style w:type="paragraph" w:styleId="Textedebulles">
    <w:name w:val="Balloon Text"/>
    <w:basedOn w:val="Normal"/>
    <w:link w:val="TextedebullesCar"/>
    <w:uiPriority w:val="99"/>
    <w:semiHidden/>
    <w:unhideWhenUsed/>
    <w:rsid w:val="007A2FD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A2FD3"/>
    <w:rPr>
      <w:rFonts w:ascii="Segoe UI" w:hAnsi="Segoe UI" w:cs="Segoe UI"/>
      <w:sz w:val="18"/>
      <w:szCs w:val="18"/>
    </w:rPr>
  </w:style>
  <w:style w:type="character" w:customStyle="1" w:styleId="apple-converted-space">
    <w:name w:val="apple-converted-space"/>
    <w:basedOn w:val="Policepardfaut"/>
    <w:rsid w:val="00B61122"/>
  </w:style>
  <w:style w:type="table" w:styleId="Grilledutableau">
    <w:name w:val="Table Grid"/>
    <w:basedOn w:val="TableauNormal"/>
    <w:uiPriority w:val="39"/>
    <w:rsid w:val="00243C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vision">
    <w:name w:val="Revision"/>
    <w:hidden/>
    <w:uiPriority w:val="99"/>
    <w:semiHidden/>
    <w:rsid w:val="00873218"/>
    <w:pPr>
      <w:spacing w:after="0" w:line="240" w:lineRule="auto"/>
    </w:pPr>
  </w:style>
  <w:style w:type="character" w:customStyle="1" w:styleId="sentence">
    <w:name w:val="sentence"/>
    <w:basedOn w:val="Policepardfaut"/>
    <w:rsid w:val="00A318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535587">
      <w:bodyDiv w:val="1"/>
      <w:marLeft w:val="0"/>
      <w:marRight w:val="0"/>
      <w:marTop w:val="0"/>
      <w:marBottom w:val="0"/>
      <w:divBdr>
        <w:top w:val="none" w:sz="0" w:space="0" w:color="auto"/>
        <w:left w:val="none" w:sz="0" w:space="0" w:color="auto"/>
        <w:bottom w:val="none" w:sz="0" w:space="0" w:color="auto"/>
        <w:right w:val="none" w:sz="0" w:space="0" w:color="auto"/>
      </w:divBdr>
    </w:div>
    <w:div w:id="204561628">
      <w:bodyDiv w:val="1"/>
      <w:marLeft w:val="0"/>
      <w:marRight w:val="0"/>
      <w:marTop w:val="0"/>
      <w:marBottom w:val="0"/>
      <w:divBdr>
        <w:top w:val="none" w:sz="0" w:space="0" w:color="auto"/>
        <w:left w:val="none" w:sz="0" w:space="0" w:color="auto"/>
        <w:bottom w:val="none" w:sz="0" w:space="0" w:color="auto"/>
        <w:right w:val="none" w:sz="0" w:space="0" w:color="auto"/>
      </w:divBdr>
    </w:div>
    <w:div w:id="450321944">
      <w:bodyDiv w:val="1"/>
      <w:marLeft w:val="0"/>
      <w:marRight w:val="0"/>
      <w:marTop w:val="0"/>
      <w:marBottom w:val="0"/>
      <w:divBdr>
        <w:top w:val="none" w:sz="0" w:space="0" w:color="auto"/>
        <w:left w:val="none" w:sz="0" w:space="0" w:color="auto"/>
        <w:bottom w:val="none" w:sz="0" w:space="0" w:color="auto"/>
        <w:right w:val="none" w:sz="0" w:space="0" w:color="auto"/>
      </w:divBdr>
    </w:div>
    <w:div w:id="1047292450">
      <w:bodyDiv w:val="1"/>
      <w:marLeft w:val="0"/>
      <w:marRight w:val="0"/>
      <w:marTop w:val="0"/>
      <w:marBottom w:val="0"/>
      <w:divBdr>
        <w:top w:val="none" w:sz="0" w:space="0" w:color="auto"/>
        <w:left w:val="none" w:sz="0" w:space="0" w:color="auto"/>
        <w:bottom w:val="none" w:sz="0" w:space="0" w:color="auto"/>
        <w:right w:val="none" w:sz="0" w:space="0" w:color="auto"/>
      </w:divBdr>
    </w:div>
    <w:div w:id="1236207872">
      <w:bodyDiv w:val="1"/>
      <w:marLeft w:val="0"/>
      <w:marRight w:val="0"/>
      <w:marTop w:val="0"/>
      <w:marBottom w:val="0"/>
      <w:divBdr>
        <w:top w:val="none" w:sz="0" w:space="0" w:color="auto"/>
        <w:left w:val="none" w:sz="0" w:space="0" w:color="auto"/>
        <w:bottom w:val="none" w:sz="0" w:space="0" w:color="auto"/>
        <w:right w:val="none" w:sz="0" w:space="0" w:color="auto"/>
      </w:divBdr>
    </w:div>
    <w:div w:id="1396860205">
      <w:bodyDiv w:val="1"/>
      <w:marLeft w:val="0"/>
      <w:marRight w:val="0"/>
      <w:marTop w:val="0"/>
      <w:marBottom w:val="0"/>
      <w:divBdr>
        <w:top w:val="none" w:sz="0" w:space="0" w:color="auto"/>
        <w:left w:val="none" w:sz="0" w:space="0" w:color="auto"/>
        <w:bottom w:val="none" w:sz="0" w:space="0" w:color="auto"/>
        <w:right w:val="none" w:sz="0" w:space="0" w:color="auto"/>
      </w:divBdr>
    </w:div>
    <w:div w:id="1732193224">
      <w:bodyDiv w:val="1"/>
      <w:marLeft w:val="0"/>
      <w:marRight w:val="0"/>
      <w:marTop w:val="0"/>
      <w:marBottom w:val="0"/>
      <w:divBdr>
        <w:top w:val="none" w:sz="0" w:space="0" w:color="auto"/>
        <w:left w:val="none" w:sz="0" w:space="0" w:color="auto"/>
        <w:bottom w:val="none" w:sz="0" w:space="0" w:color="auto"/>
        <w:right w:val="none" w:sz="0" w:space="0" w:color="auto"/>
      </w:divBdr>
      <w:divsChild>
        <w:div w:id="17794005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gi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Salle d’ions">
  <a:themeElements>
    <a:clrScheme name="Salle d’ions">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Salle d’ions">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alle d’ions">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AE092-1048-43DB-9836-8760F93EE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Pages>18</Pages>
  <Words>1902</Words>
  <Characters>10465</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CHANCEREL Nicolas</dc:creator>
  <cp:keywords/>
  <dc:description/>
  <cp:lastModifiedBy>nicolas chancerel</cp:lastModifiedBy>
  <cp:revision>21</cp:revision>
  <cp:lastPrinted>2017-02-03T13:49:00Z</cp:lastPrinted>
  <dcterms:created xsi:type="dcterms:W3CDTF">2017-04-27T08:42:00Z</dcterms:created>
  <dcterms:modified xsi:type="dcterms:W3CDTF">2017-05-18T21:22:00Z</dcterms:modified>
</cp:coreProperties>
</file>